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18B103" w14:textId="3FF348EF" w:rsidR="003D3EC0" w:rsidRPr="00FE078E" w:rsidRDefault="00FE078E" w:rsidP="006E6E92">
      <w:pPr>
        <w:pStyle w:val="001-Title"/>
        <w:rPr>
          <w:lang w:val="en-US"/>
        </w:rPr>
      </w:pPr>
      <w:r w:rsidRPr="00FE078E">
        <w:t>‘Seed</w:t>
      </w:r>
      <w:r w:rsidR="00572A39">
        <w:t>+Expand</w:t>
      </w:r>
      <w:r w:rsidRPr="00FE078E">
        <w:t xml:space="preserve">’: </w:t>
      </w:r>
      <w:r w:rsidR="00572A39">
        <w:t>A</w:t>
      </w:r>
      <w:r w:rsidR="009B0C7B">
        <w:t xml:space="preserve"> </w:t>
      </w:r>
      <w:r w:rsidR="004D4F0C">
        <w:t>general</w:t>
      </w:r>
      <w:r w:rsidRPr="00FE078E">
        <w:t xml:space="preserve"> methodology for </w:t>
      </w:r>
      <w:r w:rsidR="004D4F0C">
        <w:t xml:space="preserve">detecting </w:t>
      </w:r>
      <w:r w:rsidR="00F106E9">
        <w:t>publication oeuvre</w:t>
      </w:r>
      <w:r w:rsidR="006B435D">
        <w:t>s</w:t>
      </w:r>
      <w:r w:rsidR="00F106E9">
        <w:t xml:space="preserve"> of</w:t>
      </w:r>
      <w:r w:rsidRPr="00FE078E">
        <w:t xml:space="preserve"> individual </w:t>
      </w:r>
      <w:r w:rsidR="00E94542">
        <w:t>researchers</w:t>
      </w:r>
      <w:r w:rsidRPr="00FE078E">
        <w:rPr>
          <w:lang w:val="en-US"/>
        </w:rPr>
        <w:t xml:space="preserve"> </w:t>
      </w:r>
    </w:p>
    <w:p w14:paraId="434BBC9F" w14:textId="77777777" w:rsidR="006E6E92" w:rsidRDefault="00FE078E" w:rsidP="006E6E92">
      <w:pPr>
        <w:pStyle w:val="002-Authors"/>
      </w:pPr>
      <w:r w:rsidRPr="00864828">
        <w:t>Linda Reijnhoudt</w:t>
      </w:r>
      <w:r w:rsidRPr="00FE078E">
        <w:rPr>
          <w:szCs w:val="24"/>
          <w:vertAlign w:val="superscript"/>
        </w:rPr>
        <w:t>1</w:t>
      </w:r>
      <w:r w:rsidR="008A0C16">
        <w:t>,</w:t>
      </w:r>
      <w:r w:rsidRPr="00864828">
        <w:t xml:space="preserve"> Rodrigo Costas</w:t>
      </w:r>
      <w:r w:rsidRPr="00FE078E">
        <w:rPr>
          <w:vertAlign w:val="superscript"/>
        </w:rPr>
        <w:t>2</w:t>
      </w:r>
      <w:r>
        <w:t xml:space="preserve">, </w:t>
      </w:r>
      <w:r w:rsidR="008A0C16" w:rsidRPr="00864828">
        <w:t>Ed Noyons</w:t>
      </w:r>
      <w:r w:rsidR="008A0C16" w:rsidRPr="00FE078E">
        <w:rPr>
          <w:vertAlign w:val="superscript"/>
        </w:rPr>
        <w:t>2</w:t>
      </w:r>
      <w:r w:rsidR="00583A12">
        <w:t>, K</w:t>
      </w:r>
      <w:r w:rsidRPr="00864828">
        <w:t>aty Börner</w:t>
      </w:r>
      <w:r w:rsidR="006900B0">
        <w:rPr>
          <w:vertAlign w:val="superscript"/>
        </w:rPr>
        <w:t>1,</w:t>
      </w:r>
      <w:r w:rsidRPr="00FE078E">
        <w:rPr>
          <w:vertAlign w:val="superscript"/>
        </w:rPr>
        <w:t>3</w:t>
      </w:r>
      <w:r w:rsidRPr="00864828">
        <w:t>, Andrea Scharnhorst</w:t>
      </w:r>
      <w:r w:rsidRPr="00FE078E">
        <w:rPr>
          <w:vertAlign w:val="superscript"/>
        </w:rPr>
        <w:t>1</w:t>
      </w:r>
    </w:p>
    <w:p w14:paraId="4B8FF568" w14:textId="77777777" w:rsidR="006E6E92" w:rsidRPr="008A0C16" w:rsidRDefault="006E6E92" w:rsidP="006E6E92">
      <w:pPr>
        <w:pStyle w:val="003-Email"/>
      </w:pPr>
      <w:r w:rsidRPr="008A0C16">
        <w:rPr>
          <w:vertAlign w:val="superscript"/>
        </w:rPr>
        <w:t xml:space="preserve">1 </w:t>
      </w:r>
      <w:r w:rsidR="001057CF">
        <w:t>l</w:t>
      </w:r>
      <w:r w:rsidR="008A0C16" w:rsidRPr="008A0C16">
        <w:t>inda.reijnhoudt@dans.knaw.nl</w:t>
      </w:r>
      <w:r w:rsidR="00F14FF4">
        <w:t>, andrea.scharnhorst@dans.knaw.nl</w:t>
      </w:r>
    </w:p>
    <w:p w14:paraId="6CC661DB" w14:textId="77777777" w:rsidR="00FE078E" w:rsidRPr="008A0C16" w:rsidRDefault="00FE078E" w:rsidP="007C6006">
      <w:pPr>
        <w:pStyle w:val="004-Affiliation"/>
      </w:pPr>
      <w:r w:rsidRPr="008A0C16">
        <w:t>DANS, Royal Netherlands Academy of Arts and Sciences (KNAW), the Hague, the Netherlands</w:t>
      </w:r>
    </w:p>
    <w:p w14:paraId="11A50EEA" w14:textId="77777777" w:rsidR="00FE078E" w:rsidRPr="008A0C16" w:rsidRDefault="00FE078E" w:rsidP="007C6006">
      <w:pPr>
        <w:pStyle w:val="003-Email"/>
      </w:pPr>
      <w:r w:rsidRPr="008A0C16">
        <w:rPr>
          <w:vertAlign w:val="superscript"/>
        </w:rPr>
        <w:t>2</w:t>
      </w:r>
      <w:r w:rsidR="008A0C16" w:rsidRPr="008A0C16">
        <w:t xml:space="preserve"> rcostas@cwts.leidenuniv.nl</w:t>
      </w:r>
      <w:r w:rsidR="00F14FF4">
        <w:t>, noyons@cwts.leidenuniv.nl</w:t>
      </w:r>
    </w:p>
    <w:p w14:paraId="0439E055" w14:textId="77777777" w:rsidR="00FE078E" w:rsidRPr="008A0C16" w:rsidRDefault="00FE078E" w:rsidP="007C6006">
      <w:pPr>
        <w:pStyle w:val="004-Affiliation"/>
      </w:pPr>
      <w:proofErr w:type="spellStart"/>
      <w:r w:rsidRPr="008A0C16">
        <w:t>Center</w:t>
      </w:r>
      <w:proofErr w:type="spellEnd"/>
      <w:r w:rsidRPr="008A0C16">
        <w:t xml:space="preserve"> for Science and Technology Studies (CWTS)-Leiden University, Leiden, the Netherlands</w:t>
      </w:r>
    </w:p>
    <w:p w14:paraId="3B5FCEA2" w14:textId="77777777" w:rsidR="00FE078E" w:rsidRPr="008A0C16" w:rsidRDefault="00FE078E" w:rsidP="007C6006">
      <w:pPr>
        <w:pStyle w:val="003-Email"/>
      </w:pPr>
      <w:r w:rsidRPr="008A0C16">
        <w:rPr>
          <w:vertAlign w:val="superscript"/>
        </w:rPr>
        <w:t>3</w:t>
      </w:r>
      <w:r w:rsidR="008A0C16" w:rsidRPr="008A0C16">
        <w:t xml:space="preserve"> katy@indiana.edu</w:t>
      </w:r>
      <w:r w:rsidRPr="008A0C16">
        <w:t xml:space="preserve"> </w:t>
      </w:r>
    </w:p>
    <w:p w14:paraId="6586E7B4" w14:textId="137B8C64" w:rsidR="00FE078E" w:rsidRPr="00864828" w:rsidRDefault="00FE078E" w:rsidP="007C6006">
      <w:pPr>
        <w:pStyle w:val="004-Affiliation"/>
      </w:pPr>
      <w:proofErr w:type="spellStart"/>
      <w:r w:rsidRPr="008A0C16">
        <w:t>Cyberinfrastructure</w:t>
      </w:r>
      <w:proofErr w:type="spellEnd"/>
      <w:r w:rsidRPr="008A0C16">
        <w:t xml:space="preserve"> for Network Science </w:t>
      </w:r>
      <w:proofErr w:type="spellStart"/>
      <w:r w:rsidRPr="008A0C16">
        <w:t>Center</w:t>
      </w:r>
      <w:proofErr w:type="spellEnd"/>
      <w:r w:rsidRPr="008A0C16">
        <w:t xml:space="preserve">, School of </w:t>
      </w:r>
      <w:r w:rsidR="001159CD">
        <w:t>Informatics and Computing</w:t>
      </w:r>
      <w:r w:rsidRPr="008A0C16">
        <w:t>, Indiana University, Bloomi</w:t>
      </w:r>
      <w:r w:rsidRPr="00864828">
        <w:t>ngton, Indiana, United States of America</w:t>
      </w:r>
    </w:p>
    <w:p w14:paraId="0373CFD8" w14:textId="77777777" w:rsidR="006E6E92" w:rsidRDefault="006E6E92" w:rsidP="006E6E92">
      <w:pPr>
        <w:pStyle w:val="005-AbstractHeader"/>
      </w:pPr>
      <w:r>
        <w:t>Abstract</w:t>
      </w:r>
      <w:r w:rsidR="00391987">
        <w:t xml:space="preserve"> </w:t>
      </w:r>
    </w:p>
    <w:p w14:paraId="0CF930B8" w14:textId="66D6D77A" w:rsidR="003B62DB" w:rsidRDefault="00973026" w:rsidP="00F14FF4">
      <w:pPr>
        <w:pStyle w:val="006-AbstractBodytext"/>
      </w:pPr>
      <w:r>
        <w:t xml:space="preserve">The study of science at the individual </w:t>
      </w:r>
      <w:r w:rsidR="005E51B3">
        <w:t>sc</w:t>
      </w:r>
      <w:r w:rsidR="00A2050D">
        <w:t>h</w:t>
      </w:r>
      <w:r w:rsidR="005E51B3">
        <w:t>olar</w:t>
      </w:r>
      <w:r w:rsidR="004D4F0C">
        <w:t xml:space="preserve"> </w:t>
      </w:r>
      <w:r>
        <w:t xml:space="preserve">level requires the disambiguation of author names. The creation of author’s publication oeuvres involves matching the list of unique author names to names used in publication </w:t>
      </w:r>
      <w:bookmarkStart w:id="0" w:name="_GoBack"/>
      <w:bookmarkEnd w:id="0"/>
      <w:r>
        <w:t xml:space="preserve">databases. </w:t>
      </w:r>
      <w:r w:rsidR="005E0048">
        <w:t>Despite</w:t>
      </w:r>
      <w:r w:rsidR="000C74BA">
        <w:t xml:space="preserve"> </w:t>
      </w:r>
      <w:r w:rsidR="006900B0">
        <w:t xml:space="preserve">recent </w:t>
      </w:r>
      <w:r w:rsidR="003D6DB7">
        <w:t xml:space="preserve">progress </w:t>
      </w:r>
      <w:r w:rsidR="006900B0">
        <w:t xml:space="preserve">in the development of </w:t>
      </w:r>
      <w:r w:rsidR="000C74BA">
        <w:t>unique author identifiers</w:t>
      </w:r>
      <w:r w:rsidR="006900B0">
        <w:t>, e.g., ORCID</w:t>
      </w:r>
      <w:r>
        <w:t>,</w:t>
      </w:r>
      <w:r w:rsidR="0024424D">
        <w:t xml:space="preserve"> </w:t>
      </w:r>
      <w:r>
        <w:t>VIVO</w:t>
      </w:r>
      <w:r w:rsidR="0024424D">
        <w:t>,</w:t>
      </w:r>
      <w:r>
        <w:t xml:space="preserve"> or DAI</w:t>
      </w:r>
      <w:r w:rsidR="000C74BA">
        <w:t xml:space="preserve">, author </w:t>
      </w:r>
      <w:r>
        <w:t xml:space="preserve">disambiguation remains </w:t>
      </w:r>
      <w:r w:rsidR="000C74BA">
        <w:t>a</w:t>
      </w:r>
      <w:r w:rsidR="006900B0">
        <w:t xml:space="preserve"> key</w:t>
      </w:r>
      <w:r w:rsidR="000C74BA">
        <w:t xml:space="preserve"> problem when it comes to large-scale </w:t>
      </w:r>
      <w:proofErr w:type="spellStart"/>
      <w:r w:rsidR="000C74BA">
        <w:t>bibliometric</w:t>
      </w:r>
      <w:proofErr w:type="spellEnd"/>
      <w:r w:rsidR="000C74BA">
        <w:t xml:space="preserve"> analysis</w:t>
      </w:r>
      <w:r w:rsidR="006900B0">
        <w:t xml:space="preserve"> using data from multiple databases</w:t>
      </w:r>
      <w:r w:rsidR="000C74BA">
        <w:t xml:space="preserve">. </w:t>
      </w:r>
      <w:r w:rsidR="003D6DB7" w:rsidRPr="003B62DB">
        <w:t>This study introduces</w:t>
      </w:r>
      <w:r>
        <w:t xml:space="preserve"> and </w:t>
      </w:r>
      <w:r w:rsidR="00036D4F">
        <w:t>test</w:t>
      </w:r>
      <w:r>
        <w:t>s</w:t>
      </w:r>
      <w:r w:rsidR="003D6DB7" w:rsidRPr="003B62DB">
        <w:t xml:space="preserve"> a new methodology</w:t>
      </w:r>
      <w:r>
        <w:t xml:space="preserve"> called </w:t>
      </w:r>
      <w:proofErr w:type="spellStart"/>
      <w:r>
        <w:t>seed+expand</w:t>
      </w:r>
      <w:proofErr w:type="spellEnd"/>
      <w:r w:rsidR="003D6DB7" w:rsidRPr="003B62DB">
        <w:t xml:space="preserve"> for </w:t>
      </w:r>
      <w:r w:rsidR="003D6DB7">
        <w:t xml:space="preserve">semi-automatic </w:t>
      </w:r>
      <w:r w:rsidR="003D6DB7" w:rsidRPr="003B62DB">
        <w:t>b</w:t>
      </w:r>
      <w:r w:rsidR="000C74BA">
        <w:t xml:space="preserve">ibliographic data collection for a </w:t>
      </w:r>
      <w:r w:rsidR="00F47372">
        <w:t xml:space="preserve">given </w:t>
      </w:r>
      <w:r w:rsidR="000C74BA">
        <w:t>set of</w:t>
      </w:r>
      <w:r w:rsidR="003D6DB7" w:rsidRPr="003B62DB">
        <w:t xml:space="preserve"> individual authors. </w:t>
      </w:r>
      <w:r w:rsidR="006900B0">
        <w:t>Specifically,</w:t>
      </w:r>
      <w:r w:rsidR="000C74BA">
        <w:t xml:space="preserve"> we </w:t>
      </w:r>
      <w:r w:rsidR="003D6DB7">
        <w:t xml:space="preserve">identify the oeuvre of </w:t>
      </w:r>
      <w:r w:rsidR="0099494C">
        <w:t xml:space="preserve">a set of </w:t>
      </w:r>
      <w:r w:rsidR="003D6DB7">
        <w:t xml:space="preserve">Dutch </w:t>
      </w:r>
      <w:r w:rsidR="005E0048">
        <w:t xml:space="preserve">full </w:t>
      </w:r>
      <w:r w:rsidR="003D6DB7">
        <w:t xml:space="preserve">professors during the period </w:t>
      </w:r>
      <w:r w:rsidR="002248CB">
        <w:t>1980</w:t>
      </w:r>
      <w:r w:rsidR="003D6DB7">
        <w:t xml:space="preserve">-2011. </w:t>
      </w:r>
      <w:r w:rsidR="003D6DB7" w:rsidRPr="003B62DB">
        <w:t>In particular</w:t>
      </w:r>
      <w:r w:rsidR="003D6DB7">
        <w:t>,</w:t>
      </w:r>
      <w:r w:rsidR="003D6DB7" w:rsidRPr="003B62DB">
        <w:t xml:space="preserve"> </w:t>
      </w:r>
      <w:r w:rsidR="003D6DB7">
        <w:t xml:space="preserve">we combine </w:t>
      </w:r>
      <w:r>
        <w:t xml:space="preserve">author </w:t>
      </w:r>
      <w:r w:rsidR="006900B0">
        <w:t xml:space="preserve">records </w:t>
      </w:r>
      <w:r w:rsidR="003D6DB7" w:rsidRPr="003B62DB">
        <w:t xml:space="preserve">from </w:t>
      </w:r>
      <w:r w:rsidR="00851844">
        <w:t xml:space="preserve">a </w:t>
      </w:r>
      <w:r w:rsidR="00992FE0">
        <w:t xml:space="preserve">Dutch </w:t>
      </w:r>
      <w:r w:rsidR="00851844">
        <w:t>n</w:t>
      </w:r>
      <w:r w:rsidR="003D6DB7">
        <w:t xml:space="preserve">ational </w:t>
      </w:r>
      <w:r w:rsidR="003D6DB7" w:rsidRPr="003B62DB">
        <w:t xml:space="preserve">Research Information System </w:t>
      </w:r>
      <w:r w:rsidR="003D6DB7">
        <w:t xml:space="preserve">(NARCIS) </w:t>
      </w:r>
      <w:r w:rsidR="003D6DB7" w:rsidRPr="003B62DB">
        <w:t xml:space="preserve">with </w:t>
      </w:r>
      <w:r>
        <w:t xml:space="preserve">publication </w:t>
      </w:r>
      <w:r w:rsidR="006900B0">
        <w:t xml:space="preserve">records from </w:t>
      </w:r>
      <w:r>
        <w:t xml:space="preserve">the </w:t>
      </w:r>
      <w:r w:rsidR="003D6DB7">
        <w:t>Web of Science</w:t>
      </w:r>
      <w:r>
        <w:t xml:space="preserve">. </w:t>
      </w:r>
      <w:r w:rsidR="006900B0">
        <w:t>S</w:t>
      </w:r>
      <w:r w:rsidR="003D6DB7" w:rsidRPr="003B62DB">
        <w:t xml:space="preserve">tarting </w:t>
      </w:r>
      <w:r w:rsidR="006900B0">
        <w:t>with</w:t>
      </w:r>
      <w:r w:rsidR="006900B0" w:rsidRPr="003B62DB">
        <w:t xml:space="preserve"> </w:t>
      </w:r>
      <w:r w:rsidR="003D6DB7" w:rsidRPr="003B62DB">
        <w:t>an initial list of</w:t>
      </w:r>
      <w:r w:rsidR="00041563">
        <w:t xml:space="preserve"> </w:t>
      </w:r>
      <w:r w:rsidR="00041563">
        <w:rPr>
          <w:rStyle w:val="st1"/>
        </w:rPr>
        <w:t>8,378</w:t>
      </w:r>
      <w:r w:rsidR="003D6DB7" w:rsidRPr="003B62DB">
        <w:t xml:space="preserve"> names</w:t>
      </w:r>
      <w:r w:rsidR="006900B0">
        <w:t>, we identify</w:t>
      </w:r>
      <w:r w:rsidR="003D6DB7" w:rsidRPr="003B62DB">
        <w:t xml:space="preserve"> </w:t>
      </w:r>
      <w:r w:rsidR="006900B0">
        <w:t>‘</w:t>
      </w:r>
      <w:r w:rsidR="003D6DB7" w:rsidRPr="003B62DB">
        <w:t>seed publications</w:t>
      </w:r>
      <w:r w:rsidR="006900B0">
        <w:t>’</w:t>
      </w:r>
      <w:r w:rsidR="00003FC6">
        <w:t xml:space="preserve"> for </w:t>
      </w:r>
      <w:r w:rsidR="00422D45">
        <w:t>each author</w:t>
      </w:r>
      <w:r w:rsidR="0027581B">
        <w:t xml:space="preserve"> using five different </w:t>
      </w:r>
      <w:r w:rsidR="00CC4C1A">
        <w:t>approaches</w:t>
      </w:r>
      <w:r w:rsidR="00422D45">
        <w:t xml:space="preserve">. Subsequently, </w:t>
      </w:r>
      <w:r w:rsidR="0027581B">
        <w:t xml:space="preserve">we </w:t>
      </w:r>
      <w:r>
        <w:t>‘expand’ the set of publication</w:t>
      </w:r>
      <w:r w:rsidR="00AD155B">
        <w:t>s</w:t>
      </w:r>
      <w:r>
        <w:t xml:space="preserve"> </w:t>
      </w:r>
      <w:r w:rsidRPr="002706E9">
        <w:t xml:space="preserve">in </w:t>
      </w:r>
      <w:r w:rsidR="00382289" w:rsidRPr="002706E9">
        <w:t>three</w:t>
      </w:r>
      <w:r w:rsidRPr="002706E9">
        <w:t xml:space="preserve"> different approaches</w:t>
      </w:r>
      <w:r w:rsidR="003D6DB7" w:rsidRPr="002706E9">
        <w:t>.</w:t>
      </w:r>
      <w:r w:rsidR="003D6DB7">
        <w:t xml:space="preserve"> The </w:t>
      </w:r>
      <w:r>
        <w:t xml:space="preserve">different approaches </w:t>
      </w:r>
      <w:r w:rsidR="0024424D">
        <w:t>are compared and</w:t>
      </w:r>
      <w:r>
        <w:t xml:space="preserve"> </w:t>
      </w:r>
      <w:r w:rsidR="00422D45">
        <w:t>result</w:t>
      </w:r>
      <w:r w:rsidR="0027581B">
        <w:t xml:space="preserve">ing oeuvres </w:t>
      </w:r>
      <w:r w:rsidR="00422D45">
        <w:t xml:space="preserve">are evaluated </w:t>
      </w:r>
      <w:r w:rsidR="0027581B">
        <w:t xml:space="preserve">on precision and recall </w:t>
      </w:r>
      <w:r w:rsidR="00422D45">
        <w:t>using</w:t>
      </w:r>
      <w:r w:rsidR="003D6DB7" w:rsidRPr="003B62DB">
        <w:t xml:space="preserve"> a </w:t>
      </w:r>
      <w:r w:rsidR="00422D45">
        <w:t>‘</w:t>
      </w:r>
      <w:r w:rsidR="000C74BA">
        <w:t>gold</w:t>
      </w:r>
      <w:r w:rsidR="003D6DB7" w:rsidRPr="003B62DB">
        <w:t xml:space="preserve"> </w:t>
      </w:r>
      <w:r w:rsidR="003D6DB7">
        <w:t>standard</w:t>
      </w:r>
      <w:r w:rsidR="00422D45">
        <w:t xml:space="preserve">’ dataset </w:t>
      </w:r>
      <w:r w:rsidR="003D6DB7">
        <w:t xml:space="preserve">of </w:t>
      </w:r>
      <w:r w:rsidR="003D6DB7" w:rsidRPr="003B62DB">
        <w:t>authors for which verified publications</w:t>
      </w:r>
      <w:r w:rsidR="007E6380">
        <w:t xml:space="preserve"> in the period 2001-2010</w:t>
      </w:r>
      <w:r w:rsidR="003D6DB7" w:rsidRPr="003B62DB">
        <w:t xml:space="preserve"> </w:t>
      </w:r>
      <w:r w:rsidR="00422D45">
        <w:t>a</w:t>
      </w:r>
      <w:r w:rsidR="003D6DB7" w:rsidRPr="003B62DB">
        <w:t>re available.</w:t>
      </w:r>
    </w:p>
    <w:p w14:paraId="05E20D95" w14:textId="77777777" w:rsidR="006E6E92" w:rsidRDefault="006E6E92" w:rsidP="005D38DE">
      <w:pPr>
        <w:pStyle w:val="Heading1"/>
        <w:jc w:val="left"/>
      </w:pPr>
      <w:r>
        <w:t>Introduction</w:t>
      </w:r>
    </w:p>
    <w:p w14:paraId="4C2FD0A4" w14:textId="3A68FD90" w:rsidR="00D018EC" w:rsidRDefault="008E48EA" w:rsidP="00F14FF4">
      <w:r>
        <w:t>C</w:t>
      </w:r>
      <w:r w:rsidR="00A75E97">
        <w:t>reat</w:t>
      </w:r>
      <w:r w:rsidR="00AE29A1">
        <w:t>ing</w:t>
      </w:r>
      <w:r w:rsidR="00A75E97">
        <w:t xml:space="preserve"> </w:t>
      </w:r>
      <w:r w:rsidR="005E0048">
        <w:t>correct</w:t>
      </w:r>
      <w:r w:rsidR="00A75E97">
        <w:t xml:space="preserve"> link</w:t>
      </w:r>
      <w:r w:rsidR="0024424D">
        <w:t>ages</w:t>
      </w:r>
      <w:r w:rsidR="00A75E97">
        <w:t xml:space="preserve"> between a </w:t>
      </w:r>
      <w:r>
        <w:t xml:space="preserve">unique scholar </w:t>
      </w:r>
      <w:r w:rsidR="00A75E97">
        <w:t xml:space="preserve">authoring a work and her or his </w:t>
      </w:r>
      <w:r>
        <w:t xml:space="preserve">(possibly many) </w:t>
      </w:r>
      <w:r w:rsidR="00A75E97">
        <w:t>author name</w:t>
      </w:r>
      <w:r>
        <w:t>(s)</w:t>
      </w:r>
      <w:r w:rsidR="00A75E97">
        <w:t xml:space="preserve"> </w:t>
      </w:r>
      <w:r>
        <w:t>is complex and unresolved</w:t>
      </w:r>
      <w:r w:rsidR="00A75E97">
        <w:t xml:space="preserve">. </w:t>
      </w:r>
      <w:r>
        <w:t xml:space="preserve">Authors might use </w:t>
      </w:r>
      <w:r w:rsidR="00A75E97" w:rsidRPr="0099494C">
        <w:t xml:space="preserve">anonymous </w:t>
      </w:r>
      <w:r w:rsidR="00A75E97" w:rsidRPr="00F04A99">
        <w:t xml:space="preserve">and </w:t>
      </w:r>
      <w:r w:rsidR="00A75E97" w:rsidRPr="0099494C">
        <w:t>alias</w:t>
      </w:r>
      <w:r w:rsidR="00A75E97">
        <w:rPr>
          <w:i/>
        </w:rPr>
        <w:t xml:space="preserve"> </w:t>
      </w:r>
      <w:r w:rsidR="00A75E97">
        <w:t>author</w:t>
      </w:r>
      <w:r>
        <w:t xml:space="preserve"> name</w:t>
      </w:r>
      <w:r w:rsidR="00A75E97">
        <w:t xml:space="preserve">s, </w:t>
      </w:r>
      <w:r>
        <w:t>names might be misspelled or change over time, e.g., due to marriage, and multiple scholars might have the very same name.</w:t>
      </w:r>
      <w:r w:rsidR="00721F4C">
        <w:rPr>
          <w:rStyle w:val="EndnoteReference"/>
        </w:rPr>
        <w:endnoteReference w:id="2"/>
      </w:r>
      <w:r w:rsidR="00C456AF">
        <w:t xml:space="preserve"> Yet</w:t>
      </w:r>
      <w:r>
        <w:t>, science i</w:t>
      </w:r>
      <w:r w:rsidR="00AD155B">
        <w:t>s</w:t>
      </w:r>
      <w:r>
        <w:t xml:space="preserve"> driven by scholars, and the identification and attribution of w</w:t>
      </w:r>
      <w:r w:rsidR="00C456AF">
        <w:t xml:space="preserve">orks to individual scholars </w:t>
      </w:r>
      <w:r w:rsidR="0095064A">
        <w:t xml:space="preserve">is important </w:t>
      </w:r>
      <w:r w:rsidR="00C456AF">
        <w:t>for</w:t>
      </w:r>
      <w:r w:rsidR="0095064A">
        <w:t xml:space="preserve"> understand</w:t>
      </w:r>
      <w:r w:rsidR="00F04A99">
        <w:t>ing</w:t>
      </w:r>
      <w:r w:rsidR="0095064A">
        <w:t xml:space="preserve"> the emergence of new ideas, to measure the creative human capital of institutions and nations, </w:t>
      </w:r>
      <w:r w:rsidR="005E0048">
        <w:t xml:space="preserve">to model </w:t>
      </w:r>
      <w:r w:rsidR="0095064A">
        <w:t>the relationships and network</w:t>
      </w:r>
      <w:r w:rsidR="005E0048">
        <w:t xml:space="preserve">s of </w:t>
      </w:r>
      <w:r w:rsidR="00140F50">
        <w:t>researcher</w:t>
      </w:r>
      <w:r w:rsidR="005E0048">
        <w:t>s</w:t>
      </w:r>
      <w:r w:rsidR="00F04A99">
        <w:t>,</w:t>
      </w:r>
      <w:r w:rsidR="005E0048">
        <w:t xml:space="preserve"> and to</w:t>
      </w:r>
      <w:r w:rsidR="0095064A">
        <w:t xml:space="preserve"> forecast new scien</w:t>
      </w:r>
      <w:r w:rsidR="00CC4FE1">
        <w:t>tific fields (Scharnhorst et al,</w:t>
      </w:r>
      <w:r w:rsidR="0095064A">
        <w:t xml:space="preserve"> 2012). With th</w:t>
      </w:r>
      <w:r w:rsidR="00F04A99">
        <w:t>e</w:t>
      </w:r>
      <w:r w:rsidR="00A75E97">
        <w:t xml:space="preserve"> </w:t>
      </w:r>
      <w:r w:rsidR="00B804C4">
        <w:t xml:space="preserve">‘return of the author’ in </w:t>
      </w:r>
      <w:proofErr w:type="spellStart"/>
      <w:r w:rsidR="00A75E97">
        <w:t>bibliometrics</w:t>
      </w:r>
      <w:proofErr w:type="spellEnd"/>
      <w:r w:rsidR="00B804C4">
        <w:t xml:space="preserve"> (Scharnhorst</w:t>
      </w:r>
      <w:r w:rsidR="00DE504F">
        <w:t xml:space="preserve"> &amp;</w:t>
      </w:r>
      <w:r w:rsidR="00B804C4">
        <w:t xml:space="preserve"> Garfield</w:t>
      </w:r>
      <w:r w:rsidR="00CC4FE1">
        <w:t>,</w:t>
      </w:r>
      <w:r w:rsidR="00B804C4">
        <w:t xml:space="preserve"> 2011)</w:t>
      </w:r>
      <w:r w:rsidR="00A75E97">
        <w:t xml:space="preserve">; </w:t>
      </w:r>
      <w:proofErr w:type="spellStart"/>
      <w:r w:rsidR="00A75E97">
        <w:t>bibliometric</w:t>
      </w:r>
      <w:proofErr w:type="spellEnd"/>
      <w:r w:rsidR="00A75E97">
        <w:t xml:space="preserve"> indicators on the individual level (</w:t>
      </w:r>
      <w:r w:rsidR="00F106E9">
        <w:t>Hirsch, 2005</w:t>
      </w:r>
      <w:r w:rsidR="00E94542">
        <w:t xml:space="preserve">; Costas et al, 2010; </w:t>
      </w:r>
      <w:proofErr w:type="spellStart"/>
      <w:r w:rsidR="006C4141">
        <w:t>Lariviere</w:t>
      </w:r>
      <w:proofErr w:type="spellEnd"/>
      <w:r w:rsidR="006C4141">
        <w:t xml:space="preserve">, 2010; </w:t>
      </w:r>
      <w:r w:rsidR="00E94542">
        <w:t>Vieira &amp; Gomes, 2011</w:t>
      </w:r>
      <w:r w:rsidR="00A75E97">
        <w:t xml:space="preserve">); and </w:t>
      </w:r>
      <w:r w:rsidR="0095064A">
        <w:t xml:space="preserve">institutional evaluation based on </w:t>
      </w:r>
      <w:r w:rsidR="00F106E9">
        <w:t xml:space="preserve">the </w:t>
      </w:r>
      <w:r w:rsidR="0095064A">
        <w:t>individual publicat</w:t>
      </w:r>
      <w:r w:rsidR="00AE29A1">
        <w:t>ion output</w:t>
      </w:r>
      <w:r w:rsidR="00F106E9">
        <w:t xml:space="preserve"> of </w:t>
      </w:r>
      <w:r w:rsidR="00A8164C">
        <w:t>aut</w:t>
      </w:r>
      <w:r w:rsidR="00E94542">
        <w:t>h</w:t>
      </w:r>
      <w:r w:rsidR="00A8164C">
        <w:t>ors</w:t>
      </w:r>
      <w:r w:rsidR="00AE29A1">
        <w:t xml:space="preserve"> over longer </w:t>
      </w:r>
      <w:r w:rsidR="00F04A99">
        <w:t xml:space="preserve">time </w:t>
      </w:r>
      <w:r w:rsidR="00AE29A1">
        <w:t>periods</w:t>
      </w:r>
      <w:r w:rsidR="0095064A">
        <w:t xml:space="preserve"> (van </w:t>
      </w:r>
      <w:proofErr w:type="spellStart"/>
      <w:r w:rsidR="0095064A">
        <w:t>Leeuwen</w:t>
      </w:r>
      <w:proofErr w:type="spellEnd"/>
      <w:r w:rsidR="0095064A">
        <w:t>, 2007</w:t>
      </w:r>
      <w:r w:rsidR="00F14FF4">
        <w:t xml:space="preserve">; </w:t>
      </w:r>
      <w:proofErr w:type="spellStart"/>
      <w:r w:rsidR="00F14FF4">
        <w:t>Zuccala</w:t>
      </w:r>
      <w:proofErr w:type="spellEnd"/>
      <w:r w:rsidR="00F14FF4">
        <w:t xml:space="preserve"> et al, 2010</w:t>
      </w:r>
      <w:r w:rsidR="0095064A">
        <w:t>)</w:t>
      </w:r>
      <w:r w:rsidR="00DE504F">
        <w:t xml:space="preserve">, the </w:t>
      </w:r>
      <w:r w:rsidR="0095064A">
        <w:t xml:space="preserve">ambiguity problems in allocating publications to authors </w:t>
      </w:r>
      <w:r w:rsidR="00DE504F">
        <w:t>ha</w:t>
      </w:r>
      <w:r w:rsidR="00AD155B">
        <w:t>ve</w:t>
      </w:r>
      <w:r w:rsidR="00DE504F">
        <w:t xml:space="preserve"> </w:t>
      </w:r>
      <w:r w:rsidR="0095064A">
        <w:t>become more pressing (Costas et al, 2005, 2010)</w:t>
      </w:r>
      <w:r w:rsidR="00AE29A1">
        <w:t>.</w:t>
      </w:r>
      <w:r w:rsidR="00D018EC" w:rsidRPr="00D018EC">
        <w:t xml:space="preserve"> </w:t>
      </w:r>
      <w:r w:rsidR="00D018EC">
        <w:t xml:space="preserve">Different approaches </w:t>
      </w:r>
      <w:r w:rsidR="00F5122C">
        <w:t xml:space="preserve">to </w:t>
      </w:r>
      <w:r w:rsidR="00D018EC">
        <w:t xml:space="preserve">data collection at the individual level have been proposed in the literature </w:t>
      </w:r>
      <w:r w:rsidR="00DE504F">
        <w:t>(</w:t>
      </w:r>
      <w:r w:rsidR="00D018EC">
        <w:t xml:space="preserve">see the review by </w:t>
      </w:r>
      <w:proofErr w:type="spellStart"/>
      <w:r w:rsidR="00D018EC">
        <w:t>Smalheiser</w:t>
      </w:r>
      <w:proofErr w:type="spellEnd"/>
      <w:r w:rsidR="00D018EC">
        <w:t xml:space="preserve"> &amp; </w:t>
      </w:r>
      <w:proofErr w:type="spellStart"/>
      <w:r w:rsidR="00D018EC">
        <w:t>Torvik</w:t>
      </w:r>
      <w:proofErr w:type="spellEnd"/>
      <w:r w:rsidR="00DE504F">
        <w:t xml:space="preserve">, </w:t>
      </w:r>
      <w:r w:rsidR="00D018EC">
        <w:t>2009)</w:t>
      </w:r>
      <w:r w:rsidR="00F5122C">
        <w:t>,</w:t>
      </w:r>
      <w:r w:rsidR="00E94542">
        <w:t xml:space="preserve"> although </w:t>
      </w:r>
      <w:r w:rsidR="00412E91">
        <w:t>in many cases these approaches focus on the disambiguation of author in one singl</w:t>
      </w:r>
      <w:r w:rsidR="00C11EE4">
        <w:t>e data</w:t>
      </w:r>
      <w:r w:rsidR="00F04A99">
        <w:t>base</w:t>
      </w:r>
      <w:r w:rsidR="00C11EE4">
        <w:t xml:space="preserve"> (e.g. </w:t>
      </w:r>
      <w:proofErr w:type="spellStart"/>
      <w:r w:rsidR="00C11EE4">
        <w:t>PubMED</w:t>
      </w:r>
      <w:proofErr w:type="spellEnd"/>
      <w:r w:rsidR="00412E91">
        <w:t>)</w:t>
      </w:r>
      <w:r w:rsidR="00D018EC">
        <w:t xml:space="preserve">. </w:t>
      </w:r>
      <w:r w:rsidR="0024424D">
        <w:t>R</w:t>
      </w:r>
      <w:r w:rsidR="00E94542">
        <w:t>ecently, s</w:t>
      </w:r>
      <w:r w:rsidR="00D018EC">
        <w:t xml:space="preserve">ystems of unique author identifiers offer a </w:t>
      </w:r>
      <w:r w:rsidR="00DE504F">
        <w:t xml:space="preserve">practical </w:t>
      </w:r>
      <w:r w:rsidR="00D018EC">
        <w:t>solution</w:t>
      </w:r>
      <w:r w:rsidR="009C796E">
        <w:t>. Collaborative web-based information syst</w:t>
      </w:r>
      <w:r w:rsidR="00992FE0">
        <w:t xml:space="preserve">ems as </w:t>
      </w:r>
      <w:proofErr w:type="spellStart"/>
      <w:r w:rsidR="00992FE0">
        <w:t>ResearchGate</w:t>
      </w:r>
      <w:proofErr w:type="spellEnd"/>
      <w:r w:rsidR="00992FE0">
        <w:t xml:space="preserve">, </w:t>
      </w:r>
      <w:proofErr w:type="spellStart"/>
      <w:r w:rsidR="00992FE0">
        <w:t>Mendeley</w:t>
      </w:r>
      <w:proofErr w:type="spellEnd"/>
      <w:r w:rsidR="00992FE0">
        <w:t xml:space="preserve">, </w:t>
      </w:r>
      <w:proofErr w:type="spellStart"/>
      <w:r w:rsidR="00992FE0">
        <w:t>arX</w:t>
      </w:r>
      <w:r w:rsidR="009C796E">
        <w:t>iv</w:t>
      </w:r>
      <w:proofErr w:type="spellEnd"/>
      <w:r w:rsidR="009C796E">
        <w:t xml:space="preserve"> and Google Scholar require individual registration. Slowly one can observe a process of standardization with initiatives like </w:t>
      </w:r>
      <w:r w:rsidR="00DE504F">
        <w:t>ORCID</w:t>
      </w:r>
      <w:r w:rsidR="009C796E">
        <w:t xml:space="preserve"> which is matching different profiles like </w:t>
      </w:r>
      <w:r w:rsidR="00992FE0">
        <w:t xml:space="preserve">the </w:t>
      </w:r>
      <w:r w:rsidR="009C796E">
        <w:t xml:space="preserve">Scopus </w:t>
      </w:r>
      <w:r w:rsidR="00992FE0">
        <w:t xml:space="preserve">Author Identifier </w:t>
      </w:r>
      <w:r w:rsidR="009C796E">
        <w:t xml:space="preserve">and </w:t>
      </w:r>
      <w:proofErr w:type="spellStart"/>
      <w:r w:rsidR="009C796E">
        <w:t>ResearcherID</w:t>
      </w:r>
      <w:proofErr w:type="spellEnd"/>
      <w:r w:rsidR="00D018EC">
        <w:t xml:space="preserve">. However, they </w:t>
      </w:r>
      <w:r w:rsidR="0061283B">
        <w:t xml:space="preserve">are </w:t>
      </w:r>
      <w:r w:rsidR="00D018EC">
        <w:t xml:space="preserve">not yet </w:t>
      </w:r>
      <w:r w:rsidR="00DE504F">
        <w:t xml:space="preserve">fully </w:t>
      </w:r>
      <w:r w:rsidR="00D018EC">
        <w:t xml:space="preserve">standardized and often rely on authors to register their own bibliographic profiles. Thus, the </w:t>
      </w:r>
      <w:r w:rsidR="00D018EC">
        <w:lastRenderedPageBreak/>
        <w:t>problem of automatic</w:t>
      </w:r>
      <w:r w:rsidR="0024424D">
        <w:t>ally</w:t>
      </w:r>
      <w:r w:rsidR="00D018EC">
        <w:t xml:space="preserve"> linking </w:t>
      </w:r>
      <w:r w:rsidR="0024424D">
        <w:t xml:space="preserve">author names across </w:t>
      </w:r>
      <w:r w:rsidR="00FA5D1B">
        <w:t xml:space="preserve">publication, patent, or funding databases </w:t>
      </w:r>
      <w:r w:rsidR="00D018EC">
        <w:t xml:space="preserve">persists. </w:t>
      </w:r>
    </w:p>
    <w:p w14:paraId="6163F04E" w14:textId="156CC750" w:rsidR="00F5122C" w:rsidRDefault="00F5122C" w:rsidP="006C73ED">
      <w:r>
        <w:t>In this paper</w:t>
      </w:r>
      <w:r w:rsidR="00FA5D1B">
        <w:t>,</w:t>
      </w:r>
      <w:r>
        <w:t xml:space="preserve"> we present a general methodology that</w:t>
      </w:r>
      <w:r w:rsidR="00961EFB">
        <w:t xml:space="preserve"> </w:t>
      </w:r>
      <w:r w:rsidR="00FA5D1B">
        <w:t>c</w:t>
      </w:r>
      <w:r w:rsidR="00961EFB">
        <w:t>ombin</w:t>
      </w:r>
      <w:r w:rsidR="00FA5D1B">
        <w:t>es</w:t>
      </w:r>
      <w:r w:rsidR="00961EFB">
        <w:t xml:space="preserve"> </w:t>
      </w:r>
      <w:r w:rsidR="00FA5D1B">
        <w:t xml:space="preserve">information from </w:t>
      </w:r>
      <w:r w:rsidR="00961EFB">
        <w:t>different data sources</w:t>
      </w:r>
      <w:r w:rsidR="00C31980">
        <w:rPr>
          <w:rStyle w:val="EndnoteReference"/>
        </w:rPr>
        <w:endnoteReference w:id="3"/>
      </w:r>
      <w:r>
        <w:t xml:space="preserve"> </w:t>
      </w:r>
      <w:r w:rsidR="00FA5D1B">
        <w:t>to</w:t>
      </w:r>
      <w:r>
        <w:t xml:space="preserve"> </w:t>
      </w:r>
      <w:r w:rsidR="00FA5D1B">
        <w:t>retrieve</w:t>
      </w:r>
      <w:r>
        <w:t xml:space="preserve"> scientific publications covered in the Web of Science (</w:t>
      </w:r>
      <w:proofErr w:type="spellStart"/>
      <w:r>
        <w:t>WoS</w:t>
      </w:r>
      <w:proofErr w:type="spellEnd"/>
      <w:r>
        <w:t>)</w:t>
      </w:r>
      <w:r w:rsidR="003D5757">
        <w:t xml:space="preserve"> during the period </w:t>
      </w:r>
      <w:r w:rsidR="003D5757" w:rsidRPr="005E3654">
        <w:t>1980</w:t>
      </w:r>
      <w:r w:rsidR="003D5757" w:rsidRPr="00634C52">
        <w:t>-</w:t>
      </w:r>
      <w:r w:rsidR="003D5757">
        <w:t>2011</w:t>
      </w:r>
      <w:r>
        <w:t xml:space="preserve"> for a given list of </w:t>
      </w:r>
      <w:r w:rsidR="00FA5D1B">
        <w:t>authors.</w:t>
      </w:r>
      <w:r>
        <w:t xml:space="preserve"> </w:t>
      </w:r>
      <w:r w:rsidR="00FA5D1B">
        <w:t>Specifically</w:t>
      </w:r>
      <w:r>
        <w:t>, we trace the publications for 8</w:t>
      </w:r>
      <w:r w:rsidR="00FA5D1B">
        <w:t>,</w:t>
      </w:r>
      <w:r>
        <w:t xml:space="preserve">378 professors affiliated with at least one of the Dutch universities, as included in the </w:t>
      </w:r>
      <w:proofErr w:type="spellStart"/>
      <w:r w:rsidRPr="005E51B3">
        <w:rPr>
          <w:i/>
        </w:rPr>
        <w:t>Nederlandse</w:t>
      </w:r>
      <w:proofErr w:type="spellEnd"/>
      <w:r w:rsidRPr="005E51B3">
        <w:rPr>
          <w:i/>
        </w:rPr>
        <w:t xml:space="preserve"> </w:t>
      </w:r>
      <w:proofErr w:type="spellStart"/>
      <w:r w:rsidRPr="005E51B3">
        <w:rPr>
          <w:i/>
        </w:rPr>
        <w:t>Onderzoek</w:t>
      </w:r>
      <w:proofErr w:type="spellEnd"/>
      <w:r w:rsidRPr="005E51B3">
        <w:rPr>
          <w:i/>
        </w:rPr>
        <w:t xml:space="preserve"> Databank</w:t>
      </w:r>
      <w:r>
        <w:t xml:space="preserve"> (NOD, Dutch Research Database) and displayed in the web</w:t>
      </w:r>
      <w:r w:rsidR="00FA5D1B">
        <w:t xml:space="preserve"> </w:t>
      </w:r>
      <w:r>
        <w:t xml:space="preserve">portal NARCIS (National Academic Research and Collaborations Information System). </w:t>
      </w:r>
      <w:r w:rsidR="00C14F34">
        <w:t xml:space="preserve">The </w:t>
      </w:r>
      <w:r w:rsidR="00FA5D1B">
        <w:t xml:space="preserve">approach differs from prior work by the usage of </w:t>
      </w:r>
      <w:r w:rsidR="00C14F34">
        <w:t>a</w:t>
      </w:r>
      <w:r w:rsidR="009D0E85">
        <w:t>n initial</w:t>
      </w:r>
      <w:r w:rsidR="00C14F34">
        <w:t xml:space="preserve"> se</w:t>
      </w:r>
      <w:r w:rsidR="00FA5D1B">
        <w:t>t of ‘se</w:t>
      </w:r>
      <w:r w:rsidR="00C14F34">
        <w:t>ed publicat</w:t>
      </w:r>
      <w:r w:rsidR="00AE29A1">
        <w:t>ions</w:t>
      </w:r>
      <w:r w:rsidR="00FA5D1B">
        <w:t>’</w:t>
      </w:r>
      <w:r w:rsidR="00AE29A1">
        <w:t xml:space="preserve"> for each </w:t>
      </w:r>
      <w:r w:rsidR="00FA5D1B">
        <w:t>author</w:t>
      </w:r>
      <w:r w:rsidR="00C14F34">
        <w:t>; and t</w:t>
      </w:r>
      <w:r w:rsidR="00FA5D1B">
        <w:t>he</w:t>
      </w:r>
      <w:r w:rsidR="00C14F34">
        <w:t xml:space="preserve"> </w:t>
      </w:r>
      <w:r w:rsidR="00FA5D1B">
        <w:t>expansion of</w:t>
      </w:r>
      <w:r w:rsidR="00C14F34">
        <w:t xml:space="preserve"> this seed </w:t>
      </w:r>
      <w:r w:rsidR="00036D4F">
        <w:t xml:space="preserve">in order </w:t>
      </w:r>
      <w:r w:rsidR="00FA5D1B">
        <w:t>to cover</w:t>
      </w:r>
      <w:r w:rsidR="00C14F34">
        <w:t xml:space="preserve"> the whole oeuvre</w:t>
      </w:r>
      <w:r w:rsidR="005F53E3">
        <w:t xml:space="preserve"> </w:t>
      </w:r>
      <w:r w:rsidR="00FA5D1B">
        <w:t xml:space="preserve">of each author as represented in </w:t>
      </w:r>
      <w:r w:rsidR="005F53E3">
        <w:t>a</w:t>
      </w:r>
      <w:r w:rsidR="00FA5D1B">
        <w:t xml:space="preserve"> large</w:t>
      </w:r>
      <w:r w:rsidR="005F53E3">
        <w:t xml:space="preserve"> bibliographic database</w:t>
      </w:r>
      <w:r w:rsidR="005D38DE">
        <w:t xml:space="preserve"> </w:t>
      </w:r>
      <w:r w:rsidR="00FA5D1B">
        <w:t>using a</w:t>
      </w:r>
      <w:r w:rsidR="0099494C">
        <w:t>n</w:t>
      </w:r>
      <w:r w:rsidR="00FA5D1B">
        <w:t xml:space="preserve"> </w:t>
      </w:r>
      <w:r w:rsidR="00C14F34">
        <w:t xml:space="preserve">automated process. </w:t>
      </w:r>
      <w:r w:rsidR="0099494C">
        <w:t>This automatic process is applied in parallel to each of the author</w:t>
      </w:r>
      <w:r w:rsidR="0027581B">
        <w:t>s</w:t>
      </w:r>
      <w:r w:rsidR="0099494C">
        <w:t xml:space="preserve"> in the initial set. </w:t>
      </w:r>
      <w:r w:rsidR="009C796E">
        <w:t>From these different instantiations of individual oeuvres an ensemble of authors and their publications is built</w:t>
      </w:r>
      <w:r w:rsidR="00CC4FE1">
        <w:t xml:space="preserve"> </w:t>
      </w:r>
      <w:r w:rsidR="00CC4FE1" w:rsidRPr="00E36645">
        <w:t>(</w:t>
      </w:r>
      <w:r w:rsidR="00721F4C" w:rsidRPr="00E36645">
        <w:t>White</w:t>
      </w:r>
      <w:r w:rsidR="00CC4FE1" w:rsidRPr="00E36645">
        <w:t xml:space="preserve">, </w:t>
      </w:r>
      <w:r w:rsidR="00E32425">
        <w:t>2001</w:t>
      </w:r>
      <w:r w:rsidR="00CC4FE1" w:rsidRPr="00E36645">
        <w:t>)</w:t>
      </w:r>
      <w:r w:rsidR="009C796E" w:rsidRPr="00E36645">
        <w:t>.</w:t>
      </w:r>
      <w:r w:rsidR="0099494C">
        <w:t xml:space="preserve"> </w:t>
      </w:r>
      <w:r>
        <w:t xml:space="preserve">We </w:t>
      </w:r>
      <w:r w:rsidR="00FA5D1B">
        <w:t xml:space="preserve">compare </w:t>
      </w:r>
      <w:r>
        <w:t>f</w:t>
      </w:r>
      <w:r w:rsidR="00AE29A1">
        <w:t xml:space="preserve">ive different </w:t>
      </w:r>
      <w:r w:rsidR="00FA5D1B">
        <w:t xml:space="preserve">approaches </w:t>
      </w:r>
      <w:r w:rsidR="00AE29A1">
        <w:t>to create</w:t>
      </w:r>
      <w:r w:rsidR="00C14F34">
        <w:t xml:space="preserve"> </w:t>
      </w:r>
      <w:r w:rsidR="00FA5D1B">
        <w:t>‘</w:t>
      </w:r>
      <w:r w:rsidR="00C14F34">
        <w:t>see</w:t>
      </w:r>
      <w:r w:rsidR="00FA5D1B">
        <w:t>d</w:t>
      </w:r>
      <w:r w:rsidR="00C14F34">
        <w:t xml:space="preserve"> </w:t>
      </w:r>
      <w:r w:rsidR="00C14F34" w:rsidRPr="002706E9">
        <w:t>publications</w:t>
      </w:r>
      <w:r w:rsidR="00FA5D1B" w:rsidRPr="002706E9">
        <w:t>’</w:t>
      </w:r>
      <w:r w:rsidR="00C14F34" w:rsidRPr="002706E9">
        <w:t xml:space="preserve"> and </w:t>
      </w:r>
      <w:r w:rsidR="00382289" w:rsidRPr="002706E9">
        <w:t>three</w:t>
      </w:r>
      <w:r w:rsidR="00C14F34" w:rsidRPr="002706E9">
        <w:t xml:space="preserve"> </w:t>
      </w:r>
      <w:r w:rsidR="00FA5D1B" w:rsidRPr="002706E9">
        <w:t xml:space="preserve">approaches </w:t>
      </w:r>
      <w:r w:rsidR="00C14F34" w:rsidRPr="002706E9">
        <w:t xml:space="preserve">to </w:t>
      </w:r>
      <w:r w:rsidR="0024424D" w:rsidRPr="002706E9">
        <w:t>‘</w:t>
      </w:r>
      <w:r w:rsidR="00C14F34" w:rsidRPr="002706E9">
        <w:t>expand</w:t>
      </w:r>
      <w:r w:rsidR="0024424D" w:rsidRPr="002706E9">
        <w:t>’</w:t>
      </w:r>
      <w:r w:rsidR="00C14F34" w:rsidRPr="002706E9">
        <w:t xml:space="preserve"> th</w:t>
      </w:r>
      <w:r w:rsidR="00FA5D1B" w:rsidRPr="002706E9">
        <w:t>e</w:t>
      </w:r>
      <w:r w:rsidR="00C14F34" w:rsidRPr="002706E9">
        <w:t xml:space="preserve"> seed. </w:t>
      </w:r>
      <w:r w:rsidR="00FA5D1B" w:rsidRPr="002706E9">
        <w:t>Last</w:t>
      </w:r>
      <w:r w:rsidR="00FA5D1B">
        <w:t xml:space="preserve"> but not least,</w:t>
      </w:r>
      <w:r>
        <w:t xml:space="preserve"> we assess and validate the proposed methodology against a </w:t>
      </w:r>
      <w:r w:rsidR="00FA5D1B">
        <w:t>‘</w:t>
      </w:r>
      <w:r>
        <w:t>gold standard</w:t>
      </w:r>
      <w:r w:rsidR="00FA5D1B">
        <w:t>’</w:t>
      </w:r>
      <w:r>
        <w:t xml:space="preserve"> </w:t>
      </w:r>
      <w:r w:rsidR="00FA5D1B">
        <w:t>data</w:t>
      </w:r>
      <w:r>
        <w:t xml:space="preserve">set of </w:t>
      </w:r>
      <w:r w:rsidR="00C14F34">
        <w:t xml:space="preserve">Dutch </w:t>
      </w:r>
      <w:r w:rsidR="00FA5D1B">
        <w:t>authors and their publications that was compiled by</w:t>
      </w:r>
      <w:r w:rsidR="0024424D">
        <w:t xml:space="preserve"> </w:t>
      </w:r>
      <w:r w:rsidR="001159CD">
        <w:t xml:space="preserve">the </w:t>
      </w:r>
      <w:r w:rsidR="0024424D">
        <w:t>Centre for Science and Technology Studies (CWTS)</w:t>
      </w:r>
      <w:r w:rsidR="00C14F34">
        <w:t xml:space="preserve"> and verified by the authors</w:t>
      </w:r>
      <w:r w:rsidR="00AE29A1">
        <w:t xml:space="preserve"> themselves</w:t>
      </w:r>
      <w:r>
        <w:t xml:space="preserve">. </w:t>
      </w:r>
    </w:p>
    <w:p w14:paraId="35E55CAA" w14:textId="1713B4D0" w:rsidR="008B0E9C" w:rsidRDefault="009A4DFB" w:rsidP="00B04B30">
      <w:r>
        <w:t xml:space="preserve">The proposed </w:t>
      </w:r>
      <w:r w:rsidR="00413456">
        <w:t xml:space="preserve">methodology </w:t>
      </w:r>
      <w:r>
        <w:t xml:space="preserve">is able to account for </w:t>
      </w:r>
      <w:r w:rsidR="00413456">
        <w:t xml:space="preserve">different kinds of </w:t>
      </w:r>
      <w:r>
        <w:t xml:space="preserve">author </w:t>
      </w:r>
      <w:r w:rsidR="00413456">
        <w:t>a</w:t>
      </w:r>
      <w:r w:rsidR="0095064A">
        <w:t>mbiguity</w:t>
      </w:r>
      <w:r>
        <w:t xml:space="preserve"> such</w:t>
      </w:r>
      <w:r w:rsidR="00050FBA">
        <w:t xml:space="preserve"> as</w:t>
      </w:r>
      <w:r>
        <w:t xml:space="preserve"> </w:t>
      </w:r>
      <w:r w:rsidR="003F4686">
        <w:t>different ways o</w:t>
      </w:r>
      <w:r w:rsidR="00DE504F">
        <w:t>f</w:t>
      </w:r>
      <w:r w:rsidR="003F4686">
        <w:t xml:space="preserve"> spell</w:t>
      </w:r>
      <w:r w:rsidR="00DE504F">
        <w:t>ing</w:t>
      </w:r>
      <w:r w:rsidR="003F4686">
        <w:t xml:space="preserve"> a name, different ways to store a name </w:t>
      </w:r>
      <w:r w:rsidR="008B0E9C">
        <w:t>(initials, first and last name, etc</w:t>
      </w:r>
      <w:r>
        <w:t>.</w:t>
      </w:r>
      <w:r w:rsidR="008B0E9C">
        <w:t xml:space="preserve">) </w:t>
      </w:r>
      <w:r w:rsidR="003F4686">
        <w:t xml:space="preserve">in different database systems, </w:t>
      </w:r>
      <w:r>
        <w:t xml:space="preserve">and </w:t>
      </w:r>
      <w:r w:rsidR="003F4686">
        <w:t>misspellings</w:t>
      </w:r>
      <w:r>
        <w:t xml:space="preserve">. Homonyms, i.e., </w:t>
      </w:r>
      <w:r w:rsidR="00413456">
        <w:t xml:space="preserve">different </w:t>
      </w:r>
      <w:r>
        <w:t xml:space="preserve">authors </w:t>
      </w:r>
      <w:r w:rsidR="00413456">
        <w:t>with the same name</w:t>
      </w:r>
      <w:r>
        <w:t>, can be partially resolved using</w:t>
      </w:r>
      <w:r w:rsidR="00413456">
        <w:t xml:space="preserve"> additional information about authors</w:t>
      </w:r>
      <w:r>
        <w:t xml:space="preserve"> such as</w:t>
      </w:r>
      <w:r w:rsidR="00413456">
        <w:t xml:space="preserve"> address</w:t>
      </w:r>
      <w:r w:rsidR="008B0E9C">
        <w:t xml:space="preserve"> and institution</w:t>
      </w:r>
      <w:r w:rsidR="00413456">
        <w:t xml:space="preserve"> </w:t>
      </w:r>
      <w:r>
        <w:t>information</w:t>
      </w:r>
      <w:r w:rsidR="001159CD">
        <w:t>. Y</w:t>
      </w:r>
      <w:r>
        <w:t>et, two authors might work at the same institution and on similar topics and be merged</w:t>
      </w:r>
      <w:r w:rsidR="0061283B">
        <w:t xml:space="preserve">. </w:t>
      </w:r>
      <w:r w:rsidR="00D20A42">
        <w:t xml:space="preserve">Note that combining information sources does not automatically lower ambiguity. Each new source adds </w:t>
      </w:r>
      <w:r w:rsidR="00BB6499">
        <w:t xml:space="preserve">not only the impurity of the data which requires cleaning but also </w:t>
      </w:r>
      <w:r w:rsidR="00D20A42">
        <w:t>the challenge of matching the new information to the previous ones.</w:t>
      </w:r>
      <w:r w:rsidR="0061283B">
        <w:t xml:space="preserve"> </w:t>
      </w:r>
      <w:r w:rsidR="00992FE0">
        <w:t>There</w:t>
      </w:r>
      <w:r>
        <w:t xml:space="preserve"> is much human error that is hard or impossible to detect: </w:t>
      </w:r>
      <w:r w:rsidR="0061283B">
        <w:t>Mail a</w:t>
      </w:r>
      <w:r w:rsidR="00AE29A1">
        <w:t>ddresses can be wrongly noted</w:t>
      </w:r>
      <w:r w:rsidR="0061283B">
        <w:t xml:space="preserve"> or allocated, even publications </w:t>
      </w:r>
      <w:r w:rsidR="00C31980">
        <w:t xml:space="preserve">verified </w:t>
      </w:r>
      <w:r w:rsidR="00DE504F">
        <w:t xml:space="preserve">by the authors themselves </w:t>
      </w:r>
      <w:r w:rsidR="0061283B">
        <w:t xml:space="preserve">can be wrong. </w:t>
      </w:r>
      <w:r w:rsidR="00992FE0">
        <w:t>While</w:t>
      </w:r>
      <w:r w:rsidR="0061283B">
        <w:t xml:space="preserve"> we </w:t>
      </w:r>
      <w:r w:rsidR="00AE29A1">
        <w:t>aim</w:t>
      </w:r>
      <w:r w:rsidR="0061283B">
        <w:t xml:space="preserve"> for a scalable methodology of automatic oeuvre detection w</w:t>
      </w:r>
      <w:r w:rsidR="008B0E9C">
        <w:t xml:space="preserve">e </w:t>
      </w:r>
      <w:r w:rsidR="00992FE0">
        <w:t xml:space="preserve">include some manual cleaning to </w:t>
      </w:r>
      <w:r w:rsidR="008B0E9C">
        <w:t>counter the</w:t>
      </w:r>
      <w:r w:rsidR="0061283B">
        <w:t>s</w:t>
      </w:r>
      <w:r w:rsidR="008B0E9C">
        <w:t>e ambiguities</w:t>
      </w:r>
      <w:r w:rsidR="0061283B">
        <w:t xml:space="preserve"> </w:t>
      </w:r>
      <w:r w:rsidR="00992FE0">
        <w:t xml:space="preserve">both on the initial </w:t>
      </w:r>
      <w:r w:rsidR="00B04B30">
        <w:t>data</w:t>
      </w:r>
      <w:r w:rsidR="00992FE0">
        <w:t xml:space="preserve">sets </w:t>
      </w:r>
      <w:r w:rsidR="00B04B30">
        <w:t>and on the created mappings between them.</w:t>
      </w:r>
      <w:r w:rsidR="008B0E9C">
        <w:t xml:space="preserve"> </w:t>
      </w:r>
    </w:p>
    <w:p w14:paraId="3B20C6A4" w14:textId="77777777" w:rsidR="008B0E9C" w:rsidRDefault="008B0E9C" w:rsidP="005D38DE">
      <w:pPr>
        <w:jc w:val="left"/>
      </w:pPr>
    </w:p>
    <w:p w14:paraId="73715618" w14:textId="77777777" w:rsidR="00B804C4" w:rsidRDefault="001057CF" w:rsidP="00F14FF4">
      <w:r>
        <w:t>Th</w:t>
      </w:r>
      <w:r w:rsidR="00DE504F">
        <w:t>e rest of the</w:t>
      </w:r>
      <w:r w:rsidR="00B804C4">
        <w:t xml:space="preserve"> paper is organized as follows.</w:t>
      </w:r>
      <w:r w:rsidR="00B03990">
        <w:t xml:space="preserve"> First</w:t>
      </w:r>
      <w:r w:rsidR="009A4DFB">
        <w:t>,</w:t>
      </w:r>
      <w:r w:rsidR="00B03990">
        <w:t xml:space="preserve"> a description of</w:t>
      </w:r>
      <w:r w:rsidR="00B804C4">
        <w:t xml:space="preserve"> the different data</w:t>
      </w:r>
      <w:r w:rsidR="00DC4AEC">
        <w:t>sets</w:t>
      </w:r>
      <w:r w:rsidR="00B804C4">
        <w:t xml:space="preserve"> </w:t>
      </w:r>
      <w:r w:rsidR="00B03990">
        <w:t xml:space="preserve">is given, followed by an overview of </w:t>
      </w:r>
      <w:r w:rsidR="00B804C4">
        <w:t xml:space="preserve">the </w:t>
      </w:r>
      <w:r w:rsidR="0024424D">
        <w:t>‘</w:t>
      </w:r>
      <w:r w:rsidR="00B03990">
        <w:t>seed creation</w:t>
      </w:r>
      <w:r w:rsidR="0024424D">
        <w:t>’</w:t>
      </w:r>
      <w:r w:rsidR="00D315F2">
        <w:t xml:space="preserve"> </w:t>
      </w:r>
      <w:r w:rsidR="009A4DFB">
        <w:t xml:space="preserve">approach </w:t>
      </w:r>
      <w:r w:rsidR="00B804C4">
        <w:t xml:space="preserve">applied. </w:t>
      </w:r>
      <w:r w:rsidR="008B0E9C">
        <w:t xml:space="preserve">Second, the </w:t>
      </w:r>
      <w:r w:rsidR="0024424D">
        <w:t>‘</w:t>
      </w:r>
      <w:r w:rsidR="001E4AD2">
        <w:t>expansion of the seed</w:t>
      </w:r>
      <w:r w:rsidR="0024424D">
        <w:t>’</w:t>
      </w:r>
      <w:r w:rsidR="001E4AD2">
        <w:t xml:space="preserve"> and the results </w:t>
      </w:r>
      <w:r w:rsidR="00836E1A">
        <w:t>and issues of performance</w:t>
      </w:r>
      <w:r w:rsidR="001E4AD2">
        <w:t xml:space="preserve"> are presented</w:t>
      </w:r>
      <w:r w:rsidR="00B804C4">
        <w:t xml:space="preserve">. </w:t>
      </w:r>
      <w:r w:rsidR="008B0E9C" w:rsidRPr="007E5261">
        <w:t>F</w:t>
      </w:r>
      <w:r w:rsidR="001E4AD2" w:rsidRPr="007E5261">
        <w:t>inally</w:t>
      </w:r>
      <w:r w:rsidR="005E0048">
        <w:t>,</w:t>
      </w:r>
      <w:r w:rsidR="001E4AD2" w:rsidRPr="007E5261">
        <w:t xml:space="preserve"> </w:t>
      </w:r>
      <w:r w:rsidR="00B804C4" w:rsidRPr="007E5261">
        <w:t xml:space="preserve">we discuss the </w:t>
      </w:r>
      <w:r w:rsidR="0024424D">
        <w:t>key results</w:t>
      </w:r>
      <w:r w:rsidR="00B804C4" w:rsidRPr="007E5261">
        <w:t xml:space="preserve"> of the proposed methodology, draw conclusions</w:t>
      </w:r>
      <w:r w:rsidR="0024424D">
        <w:t>,</w:t>
      </w:r>
      <w:r w:rsidR="00B804C4" w:rsidRPr="007E5261">
        <w:t xml:space="preserve"> and </w:t>
      </w:r>
      <w:r w:rsidR="009A4DFB">
        <w:t>discuss planned work</w:t>
      </w:r>
      <w:r w:rsidR="00B804C4" w:rsidRPr="007E5261">
        <w:t>.</w:t>
      </w:r>
    </w:p>
    <w:p w14:paraId="5E00D2B9" w14:textId="77777777" w:rsidR="008A0FA4" w:rsidRDefault="008A0FA4" w:rsidP="005D38DE">
      <w:pPr>
        <w:pStyle w:val="Heading1"/>
        <w:ind w:left="432" w:hanging="432"/>
        <w:jc w:val="left"/>
      </w:pPr>
      <w:bookmarkStart w:id="1" w:name="_Toc209161985"/>
      <w:bookmarkStart w:id="2" w:name="_Toc209587816"/>
      <w:bookmarkStart w:id="3" w:name="_Ref210458862"/>
      <w:bookmarkStart w:id="4" w:name="_Toc210459746"/>
      <w:r w:rsidRPr="005D38DE">
        <w:t>Data</w:t>
      </w:r>
    </w:p>
    <w:p w14:paraId="60A0F4B9" w14:textId="04DD9126" w:rsidR="0024424D" w:rsidRPr="0024424D" w:rsidRDefault="0024424D" w:rsidP="00A449FA">
      <w:r>
        <w:t xml:space="preserve">The datasets used in this study are under active development at </w:t>
      </w:r>
      <w:r w:rsidRPr="008A0C16">
        <w:t>DANS</w:t>
      </w:r>
      <w:r w:rsidR="006C73ED">
        <w:t xml:space="preserve"> (Data Archiving and Networked Services)</w:t>
      </w:r>
      <w:r w:rsidRPr="008A0C16">
        <w:t>,</w:t>
      </w:r>
      <w:r w:rsidR="006C73ED">
        <w:t xml:space="preserve"> an institute of the</w:t>
      </w:r>
      <w:r w:rsidRPr="008A0C16">
        <w:t xml:space="preserve"> Royal Netherlands Acad</w:t>
      </w:r>
      <w:r>
        <w:t>emy of Arts and Sciences (KNAW) and the Centre for Science and Technology Studies (CWTS).</w:t>
      </w:r>
      <w:r w:rsidR="0033014A">
        <w:t xml:space="preserve"> </w:t>
      </w:r>
      <w:r w:rsidR="006C73ED" w:rsidRPr="00104FBF">
        <w:t>DANS promotes sustained access to digital research data</w:t>
      </w:r>
      <w:r w:rsidR="006C73ED">
        <w:t xml:space="preserve"> and</w:t>
      </w:r>
      <w:r w:rsidR="006C73ED" w:rsidRPr="00104FBF">
        <w:t xml:space="preserve"> also provides access, via NARCIS.nl, to thousands of scientific datasets, e-publications and other research information in the Netherlands. In addition, the institute provides training and advice, and performs research into sustained access to digital information.</w:t>
      </w:r>
      <w:r w:rsidR="006C73ED">
        <w:t xml:space="preserve"> </w:t>
      </w:r>
      <w:r w:rsidR="0033014A">
        <w:rPr>
          <w:rFonts w:eastAsia="Times New Roman"/>
        </w:rPr>
        <w:t xml:space="preserve">CWTS is a centre of excellence in </w:t>
      </w:r>
      <w:r w:rsidR="00D20A42">
        <w:rPr>
          <w:rFonts w:eastAsia="Times New Roman"/>
        </w:rPr>
        <w:t>quantitative studies of science</w:t>
      </w:r>
      <w:r w:rsidR="0033014A">
        <w:rPr>
          <w:rFonts w:eastAsia="Times New Roman"/>
        </w:rPr>
        <w:t xml:space="preserve">. It has conducted numerous </w:t>
      </w:r>
      <w:proofErr w:type="spellStart"/>
      <w:r w:rsidR="0033014A">
        <w:rPr>
          <w:rFonts w:eastAsia="Times New Roman"/>
        </w:rPr>
        <w:t>bibliometric</w:t>
      </w:r>
      <w:proofErr w:type="spellEnd"/>
      <w:r w:rsidR="0033014A">
        <w:rPr>
          <w:rFonts w:eastAsia="Times New Roman"/>
        </w:rPr>
        <w:t xml:space="preserve"> studies both for research and for evaluation, and compiled extensive data about Dutch researchers.</w:t>
      </w:r>
      <w:r w:rsidR="00D20A42">
        <w:rPr>
          <w:rStyle w:val="EndnoteReference"/>
          <w:rFonts w:eastAsia="Times New Roman"/>
        </w:rPr>
        <w:endnoteReference w:id="4"/>
      </w:r>
    </w:p>
    <w:p w14:paraId="19D93E2B" w14:textId="77777777" w:rsidR="00615063" w:rsidRPr="006C73ED" w:rsidRDefault="00263629" w:rsidP="006C73ED">
      <w:pPr>
        <w:pStyle w:val="Heading2"/>
        <w:rPr>
          <w:rStyle w:val="st1"/>
          <w:rFonts w:eastAsia="Calibri"/>
        </w:rPr>
      </w:pPr>
      <w:r w:rsidRPr="006C73ED">
        <w:rPr>
          <w:rStyle w:val="st1"/>
        </w:rPr>
        <w:lastRenderedPageBreak/>
        <w:t>NARCIS</w:t>
      </w:r>
      <w:r w:rsidR="00C5421D" w:rsidRPr="006C73ED">
        <w:rPr>
          <w:rStyle w:val="st1"/>
        </w:rPr>
        <w:t>/NOD database</w:t>
      </w:r>
      <w:r w:rsidR="0033014A" w:rsidRPr="006C73ED">
        <w:rPr>
          <w:rStyle w:val="st1"/>
        </w:rPr>
        <w:t>: The Dutch full professor seed</w:t>
      </w:r>
    </w:p>
    <w:p w14:paraId="3E32ACBF" w14:textId="68822AEB" w:rsidR="00263629" w:rsidRDefault="00D20A42" w:rsidP="00F14FF4">
      <w:pPr>
        <w:rPr>
          <w:rStyle w:val="st1"/>
        </w:rPr>
      </w:pPr>
      <w:r>
        <w:rPr>
          <w:rStyle w:val="st1"/>
        </w:rPr>
        <w:t>DANS</w:t>
      </w:r>
      <w:r w:rsidR="0024424D">
        <w:rPr>
          <w:rStyle w:val="st1"/>
        </w:rPr>
        <w:t xml:space="preserve"> </w:t>
      </w:r>
      <w:r>
        <w:rPr>
          <w:rStyle w:val="st1"/>
        </w:rPr>
        <w:t xml:space="preserve">hosts </w:t>
      </w:r>
      <w:r w:rsidR="0024424D">
        <w:rPr>
          <w:rStyle w:val="st1"/>
        </w:rPr>
        <w:t xml:space="preserve">the </w:t>
      </w:r>
      <w:r w:rsidR="005F53E3">
        <w:rPr>
          <w:rStyle w:val="st1"/>
        </w:rPr>
        <w:t>NARCIS</w:t>
      </w:r>
      <w:r w:rsidR="00263629" w:rsidRPr="001769DF">
        <w:rPr>
          <w:rStyle w:val="st1"/>
        </w:rPr>
        <w:t xml:space="preserve"> Dutch research information system</w:t>
      </w:r>
      <w:r w:rsidR="00263629">
        <w:rPr>
          <w:rStyle w:val="st1"/>
        </w:rPr>
        <w:t xml:space="preserve"> </w:t>
      </w:r>
      <w:r w:rsidR="00A07612">
        <w:rPr>
          <w:rStyle w:val="st1"/>
        </w:rPr>
        <w:t>(</w:t>
      </w:r>
      <w:proofErr w:type="spellStart"/>
      <w:r w:rsidR="00A07612" w:rsidRPr="00F117F3">
        <w:t>Baars</w:t>
      </w:r>
      <w:proofErr w:type="spellEnd"/>
      <w:r w:rsidR="00A07612" w:rsidRPr="00F117F3">
        <w:t xml:space="preserve"> et al, 2008</w:t>
      </w:r>
      <w:r w:rsidR="00A07612">
        <w:t>)</w:t>
      </w:r>
      <w:r w:rsidR="0024424D">
        <w:rPr>
          <w:rStyle w:val="st1"/>
        </w:rPr>
        <w:t xml:space="preserve"> </w:t>
      </w:r>
      <w:r w:rsidR="00263629" w:rsidRPr="001769DF">
        <w:rPr>
          <w:rStyle w:val="st1"/>
        </w:rPr>
        <w:t xml:space="preserve">a </w:t>
      </w:r>
      <w:r w:rsidR="00263629">
        <w:rPr>
          <w:rStyle w:val="st1"/>
        </w:rPr>
        <w:t>web</w:t>
      </w:r>
      <w:r w:rsidR="009A4DFB">
        <w:rPr>
          <w:rStyle w:val="st1"/>
        </w:rPr>
        <w:t xml:space="preserve"> </w:t>
      </w:r>
      <w:r w:rsidR="00263629" w:rsidRPr="001769DF">
        <w:rPr>
          <w:rStyle w:val="st1"/>
        </w:rPr>
        <w:t xml:space="preserve">portal </w:t>
      </w:r>
      <w:r w:rsidR="009A4DFB">
        <w:rPr>
          <w:rStyle w:val="st1"/>
        </w:rPr>
        <w:t>for</w:t>
      </w:r>
      <w:r w:rsidR="009A4DFB" w:rsidRPr="001769DF">
        <w:rPr>
          <w:rStyle w:val="st1"/>
        </w:rPr>
        <w:t xml:space="preserve"> </w:t>
      </w:r>
      <w:r w:rsidR="00263629" w:rsidRPr="001769DF">
        <w:rPr>
          <w:rStyle w:val="st1"/>
        </w:rPr>
        <w:t xml:space="preserve">a set of databases. One </w:t>
      </w:r>
      <w:r w:rsidR="00263629">
        <w:rPr>
          <w:rStyle w:val="st1"/>
        </w:rPr>
        <w:t xml:space="preserve">of </w:t>
      </w:r>
      <w:r w:rsidR="009A4DFB">
        <w:rPr>
          <w:rStyle w:val="st1"/>
        </w:rPr>
        <w:t>them</w:t>
      </w:r>
      <w:r w:rsidR="00263629">
        <w:rPr>
          <w:rStyle w:val="st1"/>
        </w:rPr>
        <w:t xml:space="preserve"> is the so-called NOD (Dutch research database)</w:t>
      </w:r>
      <w:r w:rsidR="0024424D">
        <w:rPr>
          <w:rStyle w:val="st1"/>
        </w:rPr>
        <w:t xml:space="preserve"> which </w:t>
      </w:r>
      <w:r w:rsidR="00263629">
        <w:rPr>
          <w:rStyle w:val="st1"/>
        </w:rPr>
        <w:t>contains informati</w:t>
      </w:r>
      <w:r w:rsidR="005F53E3">
        <w:rPr>
          <w:rStyle w:val="st1"/>
        </w:rPr>
        <w:t xml:space="preserve">on about </w:t>
      </w:r>
      <w:r w:rsidR="0033014A">
        <w:rPr>
          <w:rStyle w:val="st1"/>
        </w:rPr>
        <w:t xml:space="preserve">forty thousand plus </w:t>
      </w:r>
      <w:r w:rsidR="005F53E3">
        <w:rPr>
          <w:rStyle w:val="st1"/>
        </w:rPr>
        <w:t xml:space="preserve">personnel </w:t>
      </w:r>
      <w:r w:rsidR="009A4DFB">
        <w:rPr>
          <w:rStyle w:val="st1"/>
        </w:rPr>
        <w:t xml:space="preserve">employed </w:t>
      </w:r>
      <w:r w:rsidR="005F53E3">
        <w:rPr>
          <w:rStyle w:val="st1"/>
        </w:rPr>
        <w:t>at</w:t>
      </w:r>
      <w:r w:rsidR="00263629">
        <w:rPr>
          <w:rStyle w:val="st1"/>
        </w:rPr>
        <w:t xml:space="preserve"> Dutch research institution</w:t>
      </w:r>
      <w:r w:rsidR="005F53E3">
        <w:rPr>
          <w:rStyle w:val="st1"/>
        </w:rPr>
        <w:t>s</w:t>
      </w:r>
      <w:r w:rsidR="00263629">
        <w:rPr>
          <w:rStyle w:val="st1"/>
        </w:rPr>
        <w:t xml:space="preserve"> (universities and other academic institutions</w:t>
      </w:r>
      <w:r w:rsidR="009632A1">
        <w:rPr>
          <w:rStyle w:val="st1"/>
        </w:rPr>
        <w:t>)</w:t>
      </w:r>
      <w:r w:rsidR="00263629">
        <w:rPr>
          <w:rStyle w:val="st1"/>
        </w:rPr>
        <w:t>.</w:t>
      </w:r>
      <w:r w:rsidR="0033014A">
        <w:rPr>
          <w:rStyle w:val="st1"/>
        </w:rPr>
        <w:t xml:space="preserve"> The person database contains metadata such as names, e-mail addresses, but also—for some scholars among them—the Dutch </w:t>
      </w:r>
      <w:r w:rsidR="0027627A">
        <w:rPr>
          <w:rStyle w:val="st1"/>
        </w:rPr>
        <w:t xml:space="preserve">Digital </w:t>
      </w:r>
      <w:r w:rsidR="0033014A">
        <w:rPr>
          <w:rStyle w:val="st1"/>
        </w:rPr>
        <w:t>Author Identifier (DAI). Introduced in 2008</w:t>
      </w:r>
      <w:r w:rsidR="0033014A">
        <w:t xml:space="preserve"> in the Netherlands, the DAI assigns a unique identifier to every employee of a Dutch university, university of applied sciences (HBO-</w:t>
      </w:r>
      <w:proofErr w:type="spellStart"/>
      <w:r w:rsidR="0033014A" w:rsidRPr="00515B8F">
        <w:rPr>
          <w:rStyle w:val="st1"/>
          <w:rFonts w:cs="Arial"/>
          <w:i/>
          <w:color w:val="222222"/>
        </w:rPr>
        <w:t>Hoger</w:t>
      </w:r>
      <w:proofErr w:type="spellEnd"/>
      <w:r w:rsidR="0033014A" w:rsidRPr="00515B8F">
        <w:rPr>
          <w:rStyle w:val="st1"/>
          <w:rFonts w:cs="Arial"/>
          <w:i/>
          <w:color w:val="222222"/>
        </w:rPr>
        <w:t xml:space="preserve"> </w:t>
      </w:r>
      <w:proofErr w:type="spellStart"/>
      <w:r w:rsidR="0033014A" w:rsidRPr="00515B8F">
        <w:rPr>
          <w:rStyle w:val="st1"/>
          <w:rFonts w:cs="Arial"/>
          <w:i/>
          <w:color w:val="222222"/>
        </w:rPr>
        <w:t>beroepsonderwijs</w:t>
      </w:r>
      <w:proofErr w:type="spellEnd"/>
      <w:r w:rsidR="0033014A">
        <w:t xml:space="preserve">) or research institute. </w:t>
      </w:r>
      <w:r w:rsidR="00F27342">
        <w:rPr>
          <w:rStyle w:val="st1"/>
        </w:rPr>
        <w:t>S</w:t>
      </w:r>
      <w:r w:rsidR="0033014A">
        <w:rPr>
          <w:rStyle w:val="st1"/>
        </w:rPr>
        <w:t xml:space="preserve">ince 2006, </w:t>
      </w:r>
      <w:r w:rsidR="00F27342">
        <w:rPr>
          <w:rStyle w:val="st1"/>
        </w:rPr>
        <w:t xml:space="preserve">NARCIS </w:t>
      </w:r>
      <w:r w:rsidR="0033014A">
        <w:rPr>
          <w:rStyle w:val="st1"/>
        </w:rPr>
        <w:t>also harvests publications from Dutch scientific repositories.</w:t>
      </w:r>
      <w:r w:rsidR="00F27342">
        <w:rPr>
          <w:rStyle w:val="st1"/>
        </w:rPr>
        <w:t xml:space="preserve"> </w:t>
      </w:r>
      <w:r w:rsidR="00153367">
        <w:rPr>
          <w:rStyle w:val="st1"/>
        </w:rPr>
        <w:t xml:space="preserve">These are matched to the scholars on their DAI. </w:t>
      </w:r>
      <w:r w:rsidR="0033014A">
        <w:rPr>
          <w:rStyle w:val="st1"/>
        </w:rPr>
        <w:t>A complete dump of the NARCIS database was made on April 3, 2012 and is used in this paper (</w:t>
      </w:r>
      <w:proofErr w:type="spellStart"/>
      <w:r w:rsidR="0033014A">
        <w:rPr>
          <w:rStyle w:val="st1"/>
        </w:rPr>
        <w:t>Reijnhoudt</w:t>
      </w:r>
      <w:proofErr w:type="spellEnd"/>
      <w:r w:rsidR="0033014A">
        <w:rPr>
          <w:rStyle w:val="st1"/>
        </w:rPr>
        <w:t xml:space="preserve"> et al</w:t>
      </w:r>
      <w:r w:rsidR="00383F86">
        <w:rPr>
          <w:rStyle w:val="st1"/>
        </w:rPr>
        <w:t>,</w:t>
      </w:r>
      <w:r w:rsidR="0033014A">
        <w:rPr>
          <w:rStyle w:val="st1"/>
        </w:rPr>
        <w:t xml:space="preserve"> 2012). </w:t>
      </w:r>
      <w:r w:rsidR="00F27342">
        <w:rPr>
          <w:rStyle w:val="st1"/>
        </w:rPr>
        <w:t>Specifically</w:t>
      </w:r>
      <w:r w:rsidR="0033014A">
        <w:rPr>
          <w:rStyle w:val="st1"/>
        </w:rPr>
        <w:t xml:space="preserve">, we will use the set of </w:t>
      </w:r>
      <w:r w:rsidR="00263629">
        <w:rPr>
          <w:rStyle w:val="st1"/>
        </w:rPr>
        <w:t xml:space="preserve">8,378 </w:t>
      </w:r>
      <w:proofErr w:type="spellStart"/>
      <w:r w:rsidR="005F53E3" w:rsidRPr="005F53E3">
        <w:rPr>
          <w:rStyle w:val="st1"/>
          <w:i/>
        </w:rPr>
        <w:t>hoogleraren</w:t>
      </w:r>
      <w:proofErr w:type="spellEnd"/>
      <w:r w:rsidR="005F53E3">
        <w:rPr>
          <w:rStyle w:val="st1"/>
        </w:rPr>
        <w:t xml:space="preserve">, </w:t>
      </w:r>
      <w:r w:rsidR="009A4DFB">
        <w:rPr>
          <w:rStyle w:val="st1"/>
        </w:rPr>
        <w:t xml:space="preserve">or </w:t>
      </w:r>
      <w:r w:rsidR="005F53E3" w:rsidRPr="00B45010">
        <w:rPr>
          <w:rStyle w:val="st1"/>
          <w:i/>
        </w:rPr>
        <w:t xml:space="preserve">full </w:t>
      </w:r>
      <w:r w:rsidR="00263629" w:rsidRPr="00B45010">
        <w:rPr>
          <w:rStyle w:val="st1"/>
          <w:i/>
        </w:rPr>
        <w:t>professors</w:t>
      </w:r>
      <w:r w:rsidR="0033014A">
        <w:rPr>
          <w:rStyle w:val="st1"/>
          <w:i/>
        </w:rPr>
        <w:t>,</w:t>
      </w:r>
      <w:r w:rsidR="00263629">
        <w:rPr>
          <w:rStyle w:val="st1"/>
        </w:rPr>
        <w:t xml:space="preserve"> </w:t>
      </w:r>
      <w:r w:rsidR="0033014A">
        <w:rPr>
          <w:rStyle w:val="st1"/>
        </w:rPr>
        <w:t xml:space="preserve">and their </w:t>
      </w:r>
      <w:r w:rsidR="002A688C">
        <w:rPr>
          <w:rStyle w:val="st1"/>
        </w:rPr>
        <w:t>105,128</w:t>
      </w:r>
      <w:r w:rsidR="0033014A">
        <w:rPr>
          <w:rStyle w:val="st1"/>
        </w:rPr>
        <w:t xml:space="preserve"> papers to exemplify the proposed methodology. </w:t>
      </w:r>
      <w:r w:rsidR="00B04B30">
        <w:rPr>
          <w:rStyle w:val="st1"/>
        </w:rPr>
        <w:t xml:space="preserve">For </w:t>
      </w:r>
      <w:r w:rsidR="00263629">
        <w:t xml:space="preserve">75% of </w:t>
      </w:r>
      <w:r w:rsidR="00317024">
        <w:t>the full professors</w:t>
      </w:r>
      <w:r w:rsidR="00263629">
        <w:t xml:space="preserve"> </w:t>
      </w:r>
      <w:r w:rsidR="00B04B30">
        <w:t>the</w:t>
      </w:r>
      <w:r w:rsidR="00263629">
        <w:t xml:space="preserve"> DAI</w:t>
      </w:r>
      <w:r w:rsidR="00B04B30">
        <w:t xml:space="preserve"> is recorded in the NOD</w:t>
      </w:r>
      <w:r w:rsidR="00263629">
        <w:t xml:space="preserve">. </w:t>
      </w:r>
    </w:p>
    <w:p w14:paraId="3919ECE9" w14:textId="739C8423" w:rsidR="00615063" w:rsidRPr="006C73ED" w:rsidRDefault="0033014A" w:rsidP="006C73ED">
      <w:pPr>
        <w:pStyle w:val="Heading2"/>
      </w:pPr>
      <w:r w:rsidRPr="006C73ED">
        <w:rPr>
          <w:rFonts w:eastAsia="Calibri"/>
        </w:rPr>
        <w:t xml:space="preserve">CWTS Web of Science </w:t>
      </w:r>
      <w:r w:rsidR="00CC617F" w:rsidRPr="006C73ED">
        <w:rPr>
          <w:rFonts w:eastAsia="Calibri"/>
        </w:rPr>
        <w:t>database</w:t>
      </w:r>
      <w:r w:rsidRPr="006C73ED">
        <w:rPr>
          <w:rFonts w:eastAsia="Calibri"/>
        </w:rPr>
        <w:t xml:space="preserve">: </w:t>
      </w:r>
      <w:r w:rsidR="008F6BE6">
        <w:rPr>
          <w:rFonts w:eastAsia="Calibri"/>
        </w:rPr>
        <w:t xml:space="preserve">Web of Science </w:t>
      </w:r>
      <w:r w:rsidRPr="006C73ED">
        <w:rPr>
          <w:rFonts w:eastAsia="Calibri"/>
        </w:rPr>
        <w:t>publication data</w:t>
      </w:r>
    </w:p>
    <w:p w14:paraId="32A27219" w14:textId="56862B20" w:rsidR="0051636B" w:rsidRDefault="0033014A" w:rsidP="00F14FF4">
      <w:r>
        <w:t>T</w:t>
      </w:r>
      <w:r w:rsidR="0051636B">
        <w:t xml:space="preserve">he in-house CWTS version of the </w:t>
      </w:r>
      <w:r w:rsidR="0051636B" w:rsidRPr="0051636B">
        <w:t>Thomson Reuters</w:t>
      </w:r>
      <w:r w:rsidR="0051636B">
        <w:t xml:space="preserve"> Web of Science</w:t>
      </w:r>
      <w:r w:rsidR="0051636B" w:rsidRPr="0051636B">
        <w:t xml:space="preserve"> </w:t>
      </w:r>
      <w:r w:rsidR="00BC4CA7">
        <w:t>(</w:t>
      </w:r>
      <w:proofErr w:type="spellStart"/>
      <w:r w:rsidR="00BC4CA7">
        <w:t>WoS</w:t>
      </w:r>
      <w:proofErr w:type="spellEnd"/>
      <w:r w:rsidR="00BC4CA7">
        <w:t xml:space="preserve">) </w:t>
      </w:r>
      <w:r w:rsidR="0051636B" w:rsidRPr="0051636B">
        <w:t>consist</w:t>
      </w:r>
      <w:r w:rsidR="0051636B">
        <w:t>s</w:t>
      </w:r>
      <w:r w:rsidR="0051636B" w:rsidRPr="0051636B">
        <w:t xml:space="preserve"> of nearly 35 million scientific publications and hundreds of millions of citations, from 1980 up to 2012, covering all fields of science. </w:t>
      </w:r>
      <w:r>
        <w:t>It</w:t>
      </w:r>
      <w:r w:rsidR="00925E07">
        <w:t xml:space="preserve"> comprises </w:t>
      </w:r>
      <w:r w:rsidR="0051636B" w:rsidRPr="0051636B">
        <w:t>the Science Citation Index Expanded (SCIE</w:t>
      </w:r>
      <w:r w:rsidR="0051636B">
        <w:t>)</w:t>
      </w:r>
      <w:r w:rsidR="00925E07">
        <w:t xml:space="preserve"> as well as </w:t>
      </w:r>
      <w:r w:rsidR="0051636B">
        <w:t xml:space="preserve">different enhancements </w:t>
      </w:r>
      <w:r w:rsidR="00925E07">
        <w:t xml:space="preserve">made </w:t>
      </w:r>
      <w:r w:rsidR="0051636B">
        <w:t xml:space="preserve">during the scientific and commercial activities of CWTS </w:t>
      </w:r>
      <w:r w:rsidR="00C31980">
        <w:t>over</w:t>
      </w:r>
      <w:r w:rsidR="0051636B">
        <w:t xml:space="preserve"> more than 20 years. </w:t>
      </w:r>
      <w:r w:rsidR="00925E07">
        <w:t>E</w:t>
      </w:r>
      <w:r w:rsidR="0051636B">
        <w:t>nhancements include among others</w:t>
      </w:r>
      <w:r w:rsidR="00925E07">
        <w:t>:</w:t>
      </w:r>
      <w:r w:rsidR="0051636B">
        <w:t xml:space="preserve"> </w:t>
      </w:r>
      <w:r w:rsidR="008F6BE6">
        <w:t>t</w:t>
      </w:r>
      <w:r w:rsidR="0051636B">
        <w:t xml:space="preserve">he standardization of different fields, namely addresses, journal names, references and citation matching, </w:t>
      </w:r>
      <w:r w:rsidR="00C31980">
        <w:t>and</w:t>
      </w:r>
      <w:r w:rsidR="0051636B">
        <w:t xml:space="preserve"> a new disciplinary classification at the paper level (</w:t>
      </w:r>
      <w:proofErr w:type="spellStart"/>
      <w:r w:rsidR="0051636B">
        <w:t>Waltman</w:t>
      </w:r>
      <w:proofErr w:type="spellEnd"/>
      <w:r w:rsidR="0051636B">
        <w:t xml:space="preserve"> &amp; van Eck, 2012). </w:t>
      </w:r>
      <w:r w:rsidR="00925E07">
        <w:t>The methodology</w:t>
      </w:r>
      <w:r w:rsidR="0051636B">
        <w:t xml:space="preserve"> </w:t>
      </w:r>
      <w:r w:rsidR="00925E07">
        <w:t xml:space="preserve">proposed here uses </w:t>
      </w:r>
      <w:r w:rsidR="0051636B">
        <w:t>the standardiz</w:t>
      </w:r>
      <w:r w:rsidR="00925E07">
        <w:t>ed</w:t>
      </w:r>
      <w:r w:rsidR="0051636B">
        <w:t xml:space="preserve"> address information and th</w:t>
      </w:r>
      <w:r w:rsidR="008F6BE6">
        <w:t>is</w:t>
      </w:r>
      <w:r w:rsidR="0051636B">
        <w:t xml:space="preserve"> new classification</w:t>
      </w:r>
      <w:r w:rsidR="00925E07">
        <w:t>.</w:t>
      </w:r>
      <w:r w:rsidR="00383F86">
        <w:t xml:space="preserve"> </w:t>
      </w:r>
    </w:p>
    <w:p w14:paraId="1CFFFF8D" w14:textId="77777777" w:rsidR="004C77D0" w:rsidRPr="006C73ED" w:rsidRDefault="004C77D0" w:rsidP="006C73ED">
      <w:pPr>
        <w:pStyle w:val="Heading2"/>
      </w:pPr>
      <w:r w:rsidRPr="006C73ED">
        <w:rPr>
          <w:rFonts w:eastAsia="Calibri"/>
        </w:rPr>
        <w:t>CWTS SCOPUS database: Scopus Author Identifier</w:t>
      </w:r>
    </w:p>
    <w:p w14:paraId="23FB8F3A" w14:textId="6582669C" w:rsidR="004C77D0" w:rsidRPr="00B9745D" w:rsidRDefault="004C77D0" w:rsidP="00F14FF4">
      <w:pPr>
        <w:rPr>
          <w:b/>
        </w:rPr>
      </w:pPr>
      <w:r w:rsidRPr="00AF29C4">
        <w:t xml:space="preserve">Scopus is </w:t>
      </w:r>
      <w:r>
        <w:t xml:space="preserve">one of </w:t>
      </w:r>
      <w:r w:rsidRPr="00AF29C4">
        <w:t>the largest abstract and citation database</w:t>
      </w:r>
      <w:r>
        <w:t>s</w:t>
      </w:r>
      <w:r w:rsidRPr="00AF29C4">
        <w:t xml:space="preserve"> of peer-reviewed literature.</w:t>
      </w:r>
      <w:r>
        <w:t xml:space="preserve"> The database c</w:t>
      </w:r>
      <w:r w:rsidRPr="00AF29C4">
        <w:t>ontains 47 million records, 70% with abstracts</w:t>
      </w:r>
      <w:r>
        <w:t xml:space="preserve"> from more than 19</w:t>
      </w:r>
      <w:r w:rsidRPr="00AF29C4">
        <w:t>,500 titles from 5,000 publishers worldwide</w:t>
      </w:r>
      <w:r>
        <w:t xml:space="preserve"> covering the years </w:t>
      </w:r>
      <w:r w:rsidR="006C73ED">
        <w:t>1996</w:t>
      </w:r>
      <w:r w:rsidR="001159CD">
        <w:t>-</w:t>
      </w:r>
      <w:r w:rsidR="006C73ED">
        <w:t xml:space="preserve">2012 </w:t>
      </w:r>
      <w:r>
        <w:t>(</w:t>
      </w:r>
      <w:r w:rsidR="00F14FF4" w:rsidRPr="00B04B30">
        <w:t xml:space="preserve">http://www.info.sciverse.com/ </w:t>
      </w:r>
      <w:proofErr w:type="spellStart"/>
      <w:r w:rsidR="00F14FF4" w:rsidRPr="00B04B30">
        <w:t>scopus</w:t>
      </w:r>
      <w:proofErr w:type="spellEnd"/>
      <w:r w:rsidR="00F14FF4" w:rsidRPr="00B04B30">
        <w:t>/about</w:t>
      </w:r>
      <w:r>
        <w:t xml:space="preserve">). Of particular interest for this study is the newly introduced ‘Scopus Author Identifier’ that is based on an assignment of </w:t>
      </w:r>
      <w:r w:rsidRPr="00E87A29">
        <w:t xml:space="preserve">documents </w:t>
      </w:r>
      <w:r>
        <w:t>to authors determined by</w:t>
      </w:r>
      <w:r w:rsidRPr="00E87A29">
        <w:t xml:space="preserve"> their similarity in affiliation, publication history, subject</w:t>
      </w:r>
      <w:r>
        <w:t>,</w:t>
      </w:r>
      <w:r w:rsidRPr="00E87A29">
        <w:t xml:space="preserve"> and co-authors</w:t>
      </w:r>
      <w:r>
        <w:t xml:space="preserve"> (Scopus, 2009). It has been discussed that articles assigned to a particular Scopus Author Identifier tend to be articles of the author represented by that identifier, but the set of articles might be incomplete, or articles by the same author might be assigned to multiple identifiers (</w:t>
      </w:r>
      <w:proofErr w:type="spellStart"/>
      <w:r>
        <w:t>Moed</w:t>
      </w:r>
      <w:proofErr w:type="spellEnd"/>
      <w:r>
        <w:t xml:space="preserve"> et al, 2012).  </w:t>
      </w:r>
    </w:p>
    <w:p w14:paraId="04B27718" w14:textId="6D3CECF8" w:rsidR="0030680E" w:rsidRPr="006C73ED" w:rsidRDefault="0030680E" w:rsidP="006C73ED">
      <w:pPr>
        <w:pStyle w:val="Heading2"/>
      </w:pPr>
      <w:r w:rsidRPr="006C73ED">
        <w:rPr>
          <w:rFonts w:eastAsia="Calibri"/>
        </w:rPr>
        <w:t>CWTS Gold Standard dataset:</w:t>
      </w:r>
      <w:r w:rsidR="008F6BE6">
        <w:rPr>
          <w:rFonts w:eastAsia="Calibri"/>
        </w:rPr>
        <w:t xml:space="preserve"> verified individual </w:t>
      </w:r>
      <w:r w:rsidRPr="006C73ED">
        <w:rPr>
          <w:rFonts w:eastAsia="Calibri"/>
        </w:rPr>
        <w:t>publication oeuvres</w:t>
      </w:r>
    </w:p>
    <w:p w14:paraId="4D8F9116" w14:textId="07D88426" w:rsidR="0051636B" w:rsidRDefault="006C73ED" w:rsidP="00F14FF4">
      <w:r>
        <w:t xml:space="preserve">Frequently </w:t>
      </w:r>
      <w:r w:rsidR="00AF29C4">
        <w:t>CWTS</w:t>
      </w:r>
      <w:r w:rsidR="00925E07">
        <w:t>’</w:t>
      </w:r>
      <w:r w:rsidR="00AF29C4">
        <w:t xml:space="preserve"> studies </w:t>
      </w:r>
      <w:r w:rsidR="008F6BE6">
        <w:t>that begin at</w:t>
      </w:r>
      <w:r w:rsidR="00AF29C4">
        <w:t xml:space="preserve"> the individual </w:t>
      </w:r>
      <w:r w:rsidR="00925E07">
        <w:t xml:space="preserve">author </w:t>
      </w:r>
      <w:r w:rsidR="00AF29C4">
        <w:t xml:space="preserve">level </w:t>
      </w:r>
      <w:r w:rsidR="008F6BE6">
        <w:t xml:space="preserve">(e.g. ‘bottom-up’ approaches) </w:t>
      </w:r>
      <w:r w:rsidR="00925E07">
        <w:t xml:space="preserve">require a manual </w:t>
      </w:r>
      <w:r w:rsidR="00AF29C4">
        <w:t xml:space="preserve">verification process in which the individual researchers check and verify their </w:t>
      </w:r>
      <w:r>
        <w:t xml:space="preserve">own </w:t>
      </w:r>
      <w:r w:rsidR="00AF29C4">
        <w:t>lists of publications</w:t>
      </w:r>
      <w:r w:rsidR="001159CD">
        <w:t xml:space="preserve"> </w:t>
      </w:r>
      <w:r w:rsidR="001159CD">
        <w:rPr>
          <w:rStyle w:val="st1"/>
        </w:rPr>
        <w:t>—</w:t>
      </w:r>
      <w:r w:rsidR="005D38DE">
        <w:t xml:space="preserve"> </w:t>
      </w:r>
      <w:r w:rsidR="00AF29C4">
        <w:t xml:space="preserve">for more details on this verification process see </w:t>
      </w:r>
      <w:r w:rsidR="0030680E">
        <w:t>(</w:t>
      </w:r>
      <w:r w:rsidR="00AF29C4">
        <w:t xml:space="preserve">van </w:t>
      </w:r>
      <w:proofErr w:type="spellStart"/>
      <w:r w:rsidR="00AF29C4">
        <w:t>Leeuwen</w:t>
      </w:r>
      <w:proofErr w:type="spellEnd"/>
      <w:r w:rsidR="00AF29C4">
        <w:t xml:space="preserve">, 2007). This </w:t>
      </w:r>
      <w:r w:rsidR="00383F86">
        <w:t xml:space="preserve">verification </w:t>
      </w:r>
      <w:r w:rsidR="00AF29C4">
        <w:t>process has been applied to different sets of researchers in the Netherlands</w:t>
      </w:r>
      <w:r w:rsidR="00915900">
        <w:t xml:space="preserve"> on publications from 2001 to 2010</w:t>
      </w:r>
      <w:r w:rsidR="00252A61">
        <w:t xml:space="preserve">. </w:t>
      </w:r>
      <w:r w:rsidR="00D20A42">
        <w:t>B</w:t>
      </w:r>
      <w:r w:rsidR="00F14FF4">
        <w:t xml:space="preserve">y manual matching </w:t>
      </w:r>
      <w:r w:rsidR="00D20A42">
        <w:t xml:space="preserve">the </w:t>
      </w:r>
      <w:r w:rsidR="00637076">
        <w:t>NARCIS</w:t>
      </w:r>
      <w:r w:rsidR="00D20A42">
        <w:t xml:space="preserve"> professors </w:t>
      </w:r>
      <w:r w:rsidR="00F14FF4">
        <w:t>on initials, last names and org</w:t>
      </w:r>
      <w:r w:rsidR="00AF49DC">
        <w:t>anisations</w:t>
      </w:r>
      <w:r w:rsidR="00D20A42">
        <w:t xml:space="preserve"> to this dataset of verified author-publication oeuvres we retrieve a ‘gold standard’ dataset </w:t>
      </w:r>
      <w:r w:rsidR="00AF49DC">
        <w:t xml:space="preserve">. This </w:t>
      </w:r>
      <w:r w:rsidR="00D012D8">
        <w:t xml:space="preserve">‘gold standard’ </w:t>
      </w:r>
      <w:r w:rsidR="00AF49DC">
        <w:t>dataset consists</w:t>
      </w:r>
      <w:r w:rsidR="001A6557">
        <w:t xml:space="preserve"> </w:t>
      </w:r>
      <w:r w:rsidR="0030680E">
        <w:t xml:space="preserve">of </w:t>
      </w:r>
      <w:r w:rsidR="006F1D59">
        <w:t>1400</w:t>
      </w:r>
      <w:r w:rsidR="0030680E">
        <w:t xml:space="preserve"> full professors captured in </w:t>
      </w:r>
      <w:r w:rsidR="00637076">
        <w:t xml:space="preserve">NARCIS </w:t>
      </w:r>
      <w:r w:rsidR="00D20A42">
        <w:t xml:space="preserve">and is further used to </w:t>
      </w:r>
      <w:r w:rsidR="001A6557">
        <w:t>evaluate different author disambiguation methods.</w:t>
      </w:r>
      <w:r w:rsidR="00080326">
        <w:t xml:space="preserve"> The use of a gold standard set is a common approach in </w:t>
      </w:r>
      <w:proofErr w:type="spellStart"/>
      <w:r w:rsidR="00080326">
        <w:t>bibliometric</w:t>
      </w:r>
      <w:proofErr w:type="spellEnd"/>
      <w:r w:rsidR="00080326">
        <w:t xml:space="preserve"> and information retrieval research (Costas &amp; </w:t>
      </w:r>
      <w:proofErr w:type="spellStart"/>
      <w:r w:rsidR="00080326">
        <w:t>Bordons</w:t>
      </w:r>
      <w:proofErr w:type="spellEnd"/>
      <w:r w:rsidR="00080326">
        <w:t xml:space="preserve">, 2008; </w:t>
      </w:r>
      <w:proofErr w:type="spellStart"/>
      <w:r w:rsidR="00080326">
        <w:t>Sladek</w:t>
      </w:r>
      <w:proofErr w:type="spellEnd"/>
      <w:r w:rsidR="00080326">
        <w:t xml:space="preserve"> et al, 2006).</w:t>
      </w:r>
    </w:p>
    <w:p w14:paraId="17BDC9C5" w14:textId="77777777" w:rsidR="003B62DB" w:rsidRDefault="00AF5398" w:rsidP="005D38DE">
      <w:pPr>
        <w:pStyle w:val="Heading1"/>
        <w:ind w:left="432" w:hanging="432"/>
        <w:jc w:val="left"/>
      </w:pPr>
      <w:r>
        <w:lastRenderedPageBreak/>
        <w:t>M</w:t>
      </w:r>
      <w:bookmarkEnd w:id="1"/>
      <w:bookmarkEnd w:id="2"/>
      <w:bookmarkEnd w:id="3"/>
      <w:bookmarkEnd w:id="4"/>
      <w:r>
        <w:t>ethodology</w:t>
      </w:r>
    </w:p>
    <w:p w14:paraId="66F236B2" w14:textId="56EAFFB2" w:rsidR="00F27342" w:rsidRDefault="00615063" w:rsidP="00F14FF4">
      <w:r>
        <w:t>T</w:t>
      </w:r>
      <w:r w:rsidR="0060724F">
        <w:t xml:space="preserve">he main objective of this study is to develop </w:t>
      </w:r>
      <w:r w:rsidR="00BC4CA7">
        <w:t xml:space="preserve">and validate </w:t>
      </w:r>
      <w:r w:rsidR="0060724F">
        <w:t>a general methodology</w:t>
      </w:r>
      <w:r w:rsidR="00BC4CA7">
        <w:t>,</w:t>
      </w:r>
      <w:r w:rsidR="0060724F">
        <w:t xml:space="preserve"> </w:t>
      </w:r>
      <w:r w:rsidR="00BC4CA7" w:rsidRPr="00F27342">
        <w:t xml:space="preserve">called </w:t>
      </w:r>
      <w:r w:rsidR="008F6BE6">
        <w:t>‘</w:t>
      </w:r>
      <w:proofErr w:type="spellStart"/>
      <w:r w:rsidR="00BC4CA7" w:rsidRPr="00F27342">
        <w:t>seed+expand</w:t>
      </w:r>
      <w:proofErr w:type="spellEnd"/>
      <w:r w:rsidR="008F6BE6">
        <w:t>’</w:t>
      </w:r>
      <w:r w:rsidR="00BC4CA7">
        <w:t>,</w:t>
      </w:r>
      <w:r w:rsidR="00BC4CA7" w:rsidRPr="00F27342">
        <w:t xml:space="preserve"> for </w:t>
      </w:r>
      <w:r w:rsidR="0060724F">
        <w:t xml:space="preserve">automatic </w:t>
      </w:r>
      <w:r w:rsidR="001E4AD2">
        <w:t>oeuvre detection</w:t>
      </w:r>
      <w:r w:rsidR="0060724F">
        <w:t xml:space="preserve"> at the individual </w:t>
      </w:r>
      <w:r w:rsidR="00BC4CA7">
        <w:t xml:space="preserve">author </w:t>
      </w:r>
      <w:r w:rsidR="0060724F">
        <w:t>level</w:t>
      </w:r>
      <w:r w:rsidR="00BC4CA7">
        <w:t xml:space="preserve">. Given a set of author names, we are interested to </w:t>
      </w:r>
      <w:r w:rsidR="00BC4CA7" w:rsidRPr="00D64E1A">
        <w:t>detect the</w:t>
      </w:r>
      <w:r w:rsidR="00BC4CA7">
        <w:t>ir</w:t>
      </w:r>
      <w:r w:rsidR="00BC4CA7" w:rsidRPr="00D64E1A">
        <w:t xml:space="preserve"> publications</w:t>
      </w:r>
      <w:r w:rsidR="00BC4CA7">
        <w:t xml:space="preserve">, as many (high recall) and as correctly (high precision) as possible combining data from different databases. To exemplify the methodology, we use the set of all </w:t>
      </w:r>
      <w:r w:rsidR="00BC4CA7">
        <w:rPr>
          <w:rStyle w:val="st1"/>
        </w:rPr>
        <w:t xml:space="preserve">8,378 </w:t>
      </w:r>
      <w:r w:rsidR="00BC4CA7">
        <w:t xml:space="preserve">full professors included in the NARCIS database. </w:t>
      </w:r>
      <w:r w:rsidR="00F27342">
        <w:fldChar w:fldCharType="begin"/>
      </w:r>
      <w:r w:rsidR="00F27342">
        <w:instrText xml:space="preserve"> REF _Ref214854565 \h </w:instrText>
      </w:r>
      <w:r w:rsidR="009D351A">
        <w:instrText xml:space="preserve"> \* MERGEFORMAT </w:instrText>
      </w:r>
      <w:r w:rsidR="00F27342">
        <w:fldChar w:fldCharType="separate"/>
      </w:r>
      <w:r w:rsidR="00E32425" w:rsidRPr="006C73ED">
        <w:t xml:space="preserve">Figure </w:t>
      </w:r>
      <w:r w:rsidR="00E32425">
        <w:rPr>
          <w:noProof/>
        </w:rPr>
        <w:t>1</w:t>
      </w:r>
      <w:r w:rsidR="00F27342">
        <w:fldChar w:fldCharType="end"/>
      </w:r>
      <w:r w:rsidR="00F27342">
        <w:t xml:space="preserve"> shows an overview of the workflow comprising:</w:t>
      </w:r>
    </w:p>
    <w:p w14:paraId="75294A57" w14:textId="77777777" w:rsidR="00BC4CA7" w:rsidRDefault="00F27342" w:rsidP="005E59B3">
      <w:pPr>
        <w:numPr>
          <w:ilvl w:val="0"/>
          <w:numId w:val="15"/>
        </w:numPr>
      </w:pPr>
      <w:r w:rsidRPr="002E6331">
        <w:rPr>
          <w:b/>
        </w:rPr>
        <w:t>Seed Creation</w:t>
      </w:r>
      <w:r w:rsidRPr="00974564">
        <w:t>:</w:t>
      </w:r>
      <w:r>
        <w:t xml:space="preserve"> </w:t>
      </w:r>
      <w:r w:rsidR="00BC4CA7" w:rsidRPr="00F27342">
        <w:t xml:space="preserve">Starting with an initial list of 8,378 </w:t>
      </w:r>
      <w:r w:rsidR="00BC4CA7">
        <w:t>full professors</w:t>
      </w:r>
      <w:r w:rsidR="00BC4CA7" w:rsidRPr="00F27342">
        <w:t xml:space="preserve">, we </w:t>
      </w:r>
      <w:r w:rsidR="008B29E0">
        <w:t xml:space="preserve">collect </w:t>
      </w:r>
      <w:r w:rsidR="00BC4CA7">
        <w:t xml:space="preserve">information on their name, affiliation, and e-mail addresses </w:t>
      </w:r>
      <w:r w:rsidR="008B29E0">
        <w:t>from</w:t>
      </w:r>
      <w:r w:rsidR="00BC4CA7">
        <w:t xml:space="preserve"> the NOD.</w:t>
      </w:r>
      <w:r w:rsidR="002E6331">
        <w:t xml:space="preserve"> Next, we </w:t>
      </w:r>
      <w:r w:rsidR="00BC4CA7" w:rsidRPr="00F27342">
        <w:t xml:space="preserve">identify ‘seed publications’ </w:t>
      </w:r>
      <w:r w:rsidR="00BC4CA7">
        <w:t xml:space="preserve">in the </w:t>
      </w:r>
      <w:proofErr w:type="spellStart"/>
      <w:r w:rsidR="00BC4CA7">
        <w:t>WoS</w:t>
      </w:r>
      <w:proofErr w:type="spellEnd"/>
      <w:r w:rsidR="00BC4CA7" w:rsidRPr="00F27342">
        <w:t xml:space="preserve"> for each author using five different approaches.</w:t>
      </w:r>
    </w:p>
    <w:p w14:paraId="4C15D93A" w14:textId="6E603829" w:rsidR="00F27342" w:rsidRDefault="00F27342" w:rsidP="005E59B3">
      <w:pPr>
        <w:numPr>
          <w:ilvl w:val="0"/>
          <w:numId w:val="15"/>
        </w:numPr>
      </w:pPr>
      <w:r w:rsidRPr="00974564">
        <w:rPr>
          <w:b/>
        </w:rPr>
        <w:t>Seed Expansion</w:t>
      </w:r>
      <w:r w:rsidRPr="00974564">
        <w:t>:</w:t>
      </w:r>
      <w:r>
        <w:t xml:space="preserve"> </w:t>
      </w:r>
      <w:r w:rsidR="00BC4CA7">
        <w:t xml:space="preserve">Retrieval of additional papers for seed authors based on characteristics of the </w:t>
      </w:r>
      <w:r w:rsidR="00BC4CA7" w:rsidRPr="002706E9">
        <w:t xml:space="preserve">papers. </w:t>
      </w:r>
      <w:r w:rsidR="00382289" w:rsidRPr="002706E9">
        <w:t>Three</w:t>
      </w:r>
      <w:r w:rsidR="00BC4CA7" w:rsidRPr="002706E9">
        <w:t xml:space="preserve"> different approaches are compared</w:t>
      </w:r>
      <w:r w:rsidR="00BC4CA7" w:rsidRPr="00F27342">
        <w:t>.</w:t>
      </w:r>
    </w:p>
    <w:p w14:paraId="7D3B5604" w14:textId="106038B7" w:rsidR="00F27342" w:rsidRDefault="00F27342" w:rsidP="005E59B3">
      <w:pPr>
        <w:numPr>
          <w:ilvl w:val="0"/>
          <w:numId w:val="15"/>
        </w:numPr>
      </w:pPr>
      <w:r w:rsidRPr="00974564">
        <w:rPr>
          <w:b/>
        </w:rPr>
        <w:t>Evaluation</w:t>
      </w:r>
      <w:r>
        <w:t xml:space="preserve">: </w:t>
      </w:r>
      <w:r w:rsidR="00BC4CA7">
        <w:t>Results of the different seed expansion approaches are validated using</w:t>
      </w:r>
      <w:r>
        <w:t xml:space="preserve"> standard measures for precision and recall</w:t>
      </w:r>
      <w:r w:rsidR="00BC4CA7">
        <w:t xml:space="preserve"> and</w:t>
      </w:r>
      <w:r>
        <w:t xml:space="preserve"> the </w:t>
      </w:r>
      <w:r w:rsidR="00BC4CA7">
        <w:t>CWTS</w:t>
      </w:r>
      <w:r w:rsidRPr="00F27342">
        <w:t xml:space="preserve"> ‘gold standard’ dataset of </w:t>
      </w:r>
      <w:r w:rsidR="00D012D8">
        <w:t xml:space="preserve">1400 </w:t>
      </w:r>
      <w:r w:rsidRPr="00F27342">
        <w:t>authors for which verified publications in the period 2001-2010 are available.</w:t>
      </w:r>
    </w:p>
    <w:p w14:paraId="685FD063" w14:textId="77777777" w:rsidR="00694A94" w:rsidRPr="00694A94" w:rsidRDefault="004E3CAF" w:rsidP="00A449FA">
      <w:r>
        <w:t>All three parts are detailed subsequently.</w:t>
      </w:r>
      <w:bookmarkStart w:id="5" w:name="_Toc209587818"/>
      <w:bookmarkStart w:id="6" w:name="_Toc210459748"/>
      <w:r w:rsidR="001933F8">
        <w:pict w14:anchorId="1F2C31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left:0;text-align:left;margin-left:54pt;margin-top:18pt;width:333pt;height:245.1pt;z-index:251657216;mso-position-horizontal-relative:text;mso-position-vertical-relative:text">
            <v:imagedata r:id="rId9" o:title=""/>
            <w10:wrap type="topAndBottom"/>
          </v:shape>
        </w:pict>
      </w:r>
    </w:p>
    <w:p w14:paraId="3ECA4666" w14:textId="77777777" w:rsidR="001E4AD2" w:rsidRPr="006C73ED" w:rsidRDefault="001E4AD2" w:rsidP="006C73ED">
      <w:pPr>
        <w:pStyle w:val="007-Caption"/>
      </w:pPr>
      <w:bookmarkStart w:id="7" w:name="_Ref214854565"/>
      <w:r w:rsidRPr="006C73ED">
        <w:t xml:space="preserve">Figure </w:t>
      </w:r>
      <w:r w:rsidR="00A9563D" w:rsidRPr="006C73ED">
        <w:fldChar w:fldCharType="begin"/>
      </w:r>
      <w:r w:rsidR="00A9563D" w:rsidRPr="006C73ED">
        <w:instrText xml:space="preserve"> SEQ Figure \* ARABIC </w:instrText>
      </w:r>
      <w:r w:rsidR="00A9563D" w:rsidRPr="006C73ED">
        <w:fldChar w:fldCharType="separate"/>
      </w:r>
      <w:r w:rsidR="00E32425">
        <w:rPr>
          <w:noProof/>
        </w:rPr>
        <w:t>1</w:t>
      </w:r>
      <w:r w:rsidR="00A9563D" w:rsidRPr="006C73ED">
        <w:fldChar w:fldCharType="end"/>
      </w:r>
      <w:bookmarkEnd w:id="7"/>
      <w:r w:rsidRPr="006C73ED">
        <w:t xml:space="preserve">: General workflow </w:t>
      </w:r>
      <w:r w:rsidR="004E3CAF" w:rsidRPr="006C73ED">
        <w:t>and relevant data sources</w:t>
      </w:r>
    </w:p>
    <w:p w14:paraId="70FB8820" w14:textId="77777777" w:rsidR="00B4430B" w:rsidRPr="006C73ED" w:rsidRDefault="00AD52E1" w:rsidP="006C73ED">
      <w:pPr>
        <w:pStyle w:val="Heading1"/>
      </w:pPr>
      <w:r w:rsidRPr="006C73ED">
        <w:t xml:space="preserve">Seed </w:t>
      </w:r>
      <w:r w:rsidR="004E3CAF" w:rsidRPr="006C73ED">
        <w:t>C</w:t>
      </w:r>
      <w:r w:rsidR="00917512" w:rsidRPr="006C73ED">
        <w:t xml:space="preserve">reation </w:t>
      </w:r>
    </w:p>
    <w:bookmarkEnd w:id="5"/>
    <w:bookmarkEnd w:id="6"/>
    <w:p w14:paraId="7CA221FE" w14:textId="6B8CD023" w:rsidR="003B62DB" w:rsidRDefault="003B62DB" w:rsidP="006C73ED">
      <w:r>
        <w:t xml:space="preserve">The first step of the methodology consists of the creation of a reliable ‘seed’ of publications for the </w:t>
      </w:r>
      <w:r w:rsidR="00E06045">
        <w:t>8</w:t>
      </w:r>
      <w:r w:rsidR="005B6B5A">
        <w:t>,</w:t>
      </w:r>
      <w:r w:rsidR="00E06045">
        <w:t xml:space="preserve">378 </w:t>
      </w:r>
      <w:r w:rsidR="009632A1">
        <w:t xml:space="preserve">target </w:t>
      </w:r>
      <w:r>
        <w:t xml:space="preserve">professors. </w:t>
      </w:r>
      <w:r w:rsidR="00D6105C" w:rsidRPr="00A560C2">
        <w:t>An</w:t>
      </w:r>
      <w:r w:rsidR="00412E91">
        <w:t xml:space="preserve"> element of this set consists of a </w:t>
      </w:r>
      <w:r w:rsidR="00D6105C" w:rsidRPr="00A560C2">
        <w:t>triplet</w:t>
      </w:r>
      <w:r w:rsidR="00412E91">
        <w:t xml:space="preserve"> of elements</w:t>
      </w:r>
      <w:r w:rsidR="00D6105C" w:rsidRPr="00A560C2">
        <w:t xml:space="preserve"> (publication identifier, </w:t>
      </w:r>
      <w:r w:rsidR="00B04B30">
        <w:t>author name</w:t>
      </w:r>
      <w:r w:rsidR="00D6105C" w:rsidRPr="00A560C2">
        <w:t xml:space="preserve"> identifier</w:t>
      </w:r>
      <w:r w:rsidR="00412E91">
        <w:t xml:space="preserve"> and</w:t>
      </w:r>
      <w:r w:rsidR="00D6105C" w:rsidRPr="00A560C2">
        <w:t xml:space="preserve"> author </w:t>
      </w:r>
      <w:r w:rsidR="00E06045" w:rsidRPr="00A560C2">
        <w:t xml:space="preserve">position </w:t>
      </w:r>
      <w:r w:rsidR="00412E91">
        <w:t>in the paper</w:t>
      </w:r>
      <w:r w:rsidR="00D6105C" w:rsidRPr="00A560C2">
        <w:t>)</w:t>
      </w:r>
      <w:r w:rsidR="00412E91">
        <w:t>.</w:t>
      </w:r>
      <w:r w:rsidR="00E06045" w:rsidRPr="00A560C2">
        <w:t xml:space="preserve"> </w:t>
      </w:r>
      <w:r w:rsidR="00412E91">
        <w:t>T</w:t>
      </w:r>
      <w:r w:rsidR="00E06045" w:rsidRPr="00A560C2">
        <w:t xml:space="preserve">he identifiers come from different databases; and the author position indicates if the </w:t>
      </w:r>
      <w:r w:rsidR="00245D69">
        <w:t>scholar</w:t>
      </w:r>
      <w:r w:rsidR="00245D69" w:rsidRPr="00A560C2">
        <w:t xml:space="preserve"> </w:t>
      </w:r>
      <w:r w:rsidR="00E06045" w:rsidRPr="00A560C2">
        <w:t xml:space="preserve">is first, second, or </w:t>
      </w:r>
      <w:r w:rsidR="00E06045" w:rsidRPr="005E4D27">
        <w:rPr>
          <w:i/>
        </w:rPr>
        <w:t>n</w:t>
      </w:r>
      <w:r w:rsidR="00E06045" w:rsidRPr="00A560C2">
        <w:t>th author for that publication</w:t>
      </w:r>
      <w:r w:rsidR="00E06045">
        <w:t xml:space="preserve">. </w:t>
      </w:r>
      <w:r w:rsidR="00636F1B">
        <w:t>The accuracy of the</w:t>
      </w:r>
      <w:r>
        <w:t xml:space="preserve"> seed is very important as the precision and recall of the final </w:t>
      </w:r>
      <w:r w:rsidR="001E4AD2">
        <w:t>oeuvre detection</w:t>
      </w:r>
      <w:r>
        <w:t xml:space="preserve"> will be </w:t>
      </w:r>
      <w:r w:rsidR="00152CE0">
        <w:t xml:space="preserve">significantly </w:t>
      </w:r>
      <w:r>
        <w:t xml:space="preserve">higher if the precision of the seed is high. </w:t>
      </w:r>
      <w:r w:rsidR="00CF21FF">
        <w:t>I</w:t>
      </w:r>
      <w:r>
        <w:t>t is important to bear in mind that during the expansion phase of the methodology it will not be possible to</w:t>
      </w:r>
      <w:r w:rsidR="004B53A9">
        <w:t xml:space="preserve"> add papers for those </w:t>
      </w:r>
      <w:r w:rsidR="00D6105C">
        <w:t>professors</w:t>
      </w:r>
      <w:r>
        <w:t xml:space="preserve"> that are not already in the seed</w:t>
      </w:r>
      <w:r w:rsidR="004B53A9">
        <w:t>.</w:t>
      </w:r>
      <w:r>
        <w:t xml:space="preserve"> </w:t>
      </w:r>
      <w:r w:rsidR="00CF21FF">
        <w:t>So</w:t>
      </w:r>
      <w:r w:rsidR="00E06045">
        <w:t>, for this phase in the methodology</w:t>
      </w:r>
      <w:r w:rsidRPr="003730DE">
        <w:t xml:space="preserve"> it is not </w:t>
      </w:r>
      <w:r w:rsidR="00152CE0">
        <w:t xml:space="preserve">the </w:t>
      </w:r>
      <w:r w:rsidRPr="00D012D8">
        <w:t>recall</w:t>
      </w:r>
      <w:r w:rsidRPr="00D012D8">
        <w:rPr>
          <w:i/>
        </w:rPr>
        <w:t xml:space="preserve"> on papers</w:t>
      </w:r>
      <w:r w:rsidRPr="003730DE">
        <w:t xml:space="preserve"> but </w:t>
      </w:r>
      <w:r w:rsidR="00152CE0">
        <w:t xml:space="preserve">the recall </w:t>
      </w:r>
      <w:r w:rsidR="00152CE0" w:rsidRPr="00D012D8">
        <w:rPr>
          <w:i/>
        </w:rPr>
        <w:t xml:space="preserve">on </w:t>
      </w:r>
      <w:r w:rsidR="006B65CD" w:rsidRPr="00D012D8">
        <w:rPr>
          <w:i/>
        </w:rPr>
        <w:t>authors</w:t>
      </w:r>
      <w:r w:rsidR="006B65CD">
        <w:t xml:space="preserve"> </w:t>
      </w:r>
      <w:r w:rsidR="00152CE0">
        <w:t>t</w:t>
      </w:r>
      <w:r w:rsidRPr="003730DE">
        <w:t>hat matters.</w:t>
      </w:r>
      <w:r>
        <w:t xml:space="preserve"> </w:t>
      </w:r>
      <w:r w:rsidR="008160D7">
        <w:t xml:space="preserve">Five different </w:t>
      </w:r>
      <w:r w:rsidR="00CC4C1A">
        <w:t>approaches</w:t>
      </w:r>
      <w:r w:rsidR="00E33A54">
        <w:t xml:space="preserve"> of creating </w:t>
      </w:r>
      <w:r>
        <w:t xml:space="preserve">‘accurate’ seeds </w:t>
      </w:r>
      <w:r w:rsidR="008160D7">
        <w:t>are explored here</w:t>
      </w:r>
      <w:r w:rsidR="004B53A9">
        <w:t>:</w:t>
      </w:r>
      <w:r>
        <w:t xml:space="preserve"> </w:t>
      </w:r>
    </w:p>
    <w:p w14:paraId="72FEFC8A" w14:textId="5C9F1438" w:rsidR="003B62DB" w:rsidRDefault="001159CD" w:rsidP="005E59B3">
      <w:pPr>
        <w:numPr>
          <w:ilvl w:val="0"/>
          <w:numId w:val="13"/>
        </w:numPr>
      </w:pPr>
      <w:r>
        <w:lastRenderedPageBreak/>
        <w:t>E-mail seed</w:t>
      </w:r>
      <w:r w:rsidR="00152CE0">
        <w:t xml:space="preserve">: </w:t>
      </w:r>
      <w:r w:rsidR="003B62DB">
        <w:t xml:space="preserve">A seed based on the matching of the e-mail of the professor with the </w:t>
      </w:r>
      <w:r w:rsidR="004B53A9">
        <w:t>pub</w:t>
      </w:r>
      <w:r w:rsidR="00152CE0">
        <w:t>lications in Web of Science</w:t>
      </w:r>
      <w:r w:rsidR="008B2105">
        <w:t>.</w:t>
      </w:r>
    </w:p>
    <w:p w14:paraId="3B2B304C" w14:textId="5DD77E0F" w:rsidR="003B62DB" w:rsidRDefault="008160D7" w:rsidP="005E59B3">
      <w:pPr>
        <w:numPr>
          <w:ilvl w:val="0"/>
          <w:numId w:val="13"/>
        </w:numPr>
      </w:pPr>
      <w:r>
        <w:t>Three a</w:t>
      </w:r>
      <w:r w:rsidR="00152CE0">
        <w:t>uthor-</w:t>
      </w:r>
      <w:r>
        <w:t>a</w:t>
      </w:r>
      <w:r w:rsidR="00152CE0">
        <w:t xml:space="preserve">ddress </w:t>
      </w:r>
      <w:r w:rsidR="00CC4C1A">
        <w:t>approaches</w:t>
      </w:r>
      <w:r w:rsidR="00152CE0">
        <w:t xml:space="preserve">: </w:t>
      </w:r>
      <w:r>
        <w:t>These</w:t>
      </w:r>
      <w:r w:rsidR="005B0DAA">
        <w:t xml:space="preserve"> </w:t>
      </w:r>
      <w:r w:rsidR="003B62DB">
        <w:t>seed</w:t>
      </w:r>
      <w:r w:rsidR="005B0DAA">
        <w:t>s</w:t>
      </w:r>
      <w:r w:rsidR="003B62DB">
        <w:t xml:space="preserve"> </w:t>
      </w:r>
      <w:r>
        <w:t xml:space="preserve">are </w:t>
      </w:r>
      <w:r w:rsidR="003B62DB">
        <w:t>based on different combinations of the name of the professors and the affiliation(s) of that professor matc</w:t>
      </w:r>
      <w:r w:rsidR="005B0DAA">
        <w:t xml:space="preserve">hed with the Web of Science. </w:t>
      </w:r>
    </w:p>
    <w:p w14:paraId="02E89853" w14:textId="7A16B6C9" w:rsidR="003B62DB" w:rsidRDefault="001159CD" w:rsidP="005E59B3">
      <w:pPr>
        <w:numPr>
          <w:ilvl w:val="0"/>
          <w:numId w:val="13"/>
        </w:numPr>
      </w:pPr>
      <w:r>
        <w:t>DAI seed</w:t>
      </w:r>
      <w:r w:rsidR="00F372E7">
        <w:t>:</w:t>
      </w:r>
      <w:r w:rsidR="00152CE0">
        <w:t xml:space="preserve"> </w:t>
      </w:r>
      <w:r w:rsidR="003B62DB">
        <w:t>Th</w:t>
      </w:r>
      <w:r w:rsidR="008160D7">
        <w:t xml:space="preserve">is </w:t>
      </w:r>
      <w:r w:rsidR="00D659E7">
        <w:t xml:space="preserve">approach </w:t>
      </w:r>
      <w:r w:rsidR="003B62DB">
        <w:t>builds upon the publications</w:t>
      </w:r>
      <w:r w:rsidR="005B0DAA">
        <w:t xml:space="preserve"> in NARCIS</w:t>
      </w:r>
      <w:r w:rsidR="003B62DB">
        <w:t xml:space="preserve"> that have been attached to the professors through the D</w:t>
      </w:r>
      <w:r w:rsidR="00152CE0">
        <w:t>utch Author Identifier</w:t>
      </w:r>
      <w:r w:rsidR="003B62DB">
        <w:t>.</w:t>
      </w:r>
    </w:p>
    <w:p w14:paraId="30284AEC" w14:textId="77777777" w:rsidR="003B62DB" w:rsidRPr="00CA702D" w:rsidRDefault="003B62DB" w:rsidP="006C73ED">
      <w:pPr>
        <w:pStyle w:val="Heading2"/>
      </w:pPr>
      <w:bookmarkStart w:id="8" w:name="_Toc209161987"/>
      <w:bookmarkStart w:id="9" w:name="_Toc209587820"/>
      <w:bookmarkStart w:id="10" w:name="_Toc210459751"/>
      <w:r w:rsidRPr="00CA702D">
        <w:t xml:space="preserve">E-mail </w:t>
      </w:r>
      <w:r w:rsidR="00E4395D">
        <w:t>S</w:t>
      </w:r>
      <w:r w:rsidRPr="00CA702D">
        <w:t>eed (EM)</w:t>
      </w:r>
      <w:bookmarkEnd w:id="8"/>
      <w:bookmarkEnd w:id="9"/>
      <w:bookmarkEnd w:id="10"/>
    </w:p>
    <w:p w14:paraId="14CEFE01" w14:textId="0EC5A806" w:rsidR="003B62DB" w:rsidRDefault="003B62DB" w:rsidP="00A449FA">
      <w:r w:rsidRPr="0096189A">
        <w:t xml:space="preserve">In the NOD </w:t>
      </w:r>
      <w:r>
        <w:t>system</w:t>
      </w:r>
      <w:r w:rsidR="008160D7">
        <w:t>,</w:t>
      </w:r>
      <w:r>
        <w:t xml:space="preserve"> </w:t>
      </w:r>
      <w:r w:rsidRPr="0096189A">
        <w:t>e</w:t>
      </w:r>
      <w:r>
        <w:t>-</w:t>
      </w:r>
      <w:r w:rsidRPr="0096189A">
        <w:t xml:space="preserve">mail addresses </w:t>
      </w:r>
      <w:r w:rsidR="00E54188">
        <w:t xml:space="preserve">are </w:t>
      </w:r>
      <w:r w:rsidRPr="0096189A">
        <w:t xml:space="preserve">attached to </w:t>
      </w:r>
      <w:r w:rsidR="006B65CD">
        <w:t>scholars</w:t>
      </w:r>
      <w:r w:rsidR="006B65CD" w:rsidRPr="0096189A">
        <w:t xml:space="preserve"> </w:t>
      </w:r>
      <w:r w:rsidRPr="0096189A">
        <w:t>directly or via the</w:t>
      </w:r>
      <w:r>
        <w:t>ir</w:t>
      </w:r>
      <w:r w:rsidRPr="0096189A">
        <w:t xml:space="preserve"> affiliation</w:t>
      </w:r>
      <w:r>
        <w:t>s</w:t>
      </w:r>
      <w:r w:rsidRPr="0096189A">
        <w:t xml:space="preserve">. </w:t>
      </w:r>
      <w:r w:rsidR="00E54188">
        <w:t xml:space="preserve">Hereby, </w:t>
      </w:r>
      <w:r w:rsidRPr="00A6764B">
        <w:t>e-mail address</w:t>
      </w:r>
      <w:r>
        <w:t>es</w:t>
      </w:r>
      <w:r w:rsidRPr="00A6764B">
        <w:t xml:space="preserve"> of the </w:t>
      </w:r>
      <w:r w:rsidR="009632A1">
        <w:t xml:space="preserve">target </w:t>
      </w:r>
      <w:r w:rsidRPr="00A6764B">
        <w:t xml:space="preserve">professors </w:t>
      </w:r>
      <w:r w:rsidR="00E54188">
        <w:t xml:space="preserve">are simply matched </w:t>
      </w:r>
      <w:r w:rsidR="009632A1">
        <w:t xml:space="preserve">against </w:t>
      </w:r>
      <w:r>
        <w:t>e-mail addresses</w:t>
      </w:r>
      <w:r w:rsidR="00E54188">
        <w:t xml:space="preserve"> of </w:t>
      </w:r>
      <w:r w:rsidRPr="00A6764B">
        <w:t xml:space="preserve">authors </w:t>
      </w:r>
      <w:r w:rsidR="00D6105C">
        <w:t xml:space="preserve">found in the papers </w:t>
      </w:r>
      <w:r w:rsidRPr="00A6764B">
        <w:t>in Web of Science.</w:t>
      </w:r>
      <w:r w:rsidR="00E54188">
        <w:t xml:space="preserve"> </w:t>
      </w:r>
      <w:r w:rsidRPr="0096189A">
        <w:t xml:space="preserve">This </w:t>
      </w:r>
      <w:r>
        <w:t xml:space="preserve">approach </w:t>
      </w:r>
      <w:r w:rsidR="00202376">
        <w:t xml:space="preserve">produced a </w:t>
      </w:r>
      <w:r w:rsidRPr="0096189A">
        <w:t xml:space="preserve">seed </w:t>
      </w:r>
      <w:r w:rsidR="007F303D">
        <w:t>for</w:t>
      </w:r>
      <w:r w:rsidRPr="0096189A">
        <w:t xml:space="preserve"> 4</w:t>
      </w:r>
      <w:r w:rsidR="00570C76">
        <w:t>,</w:t>
      </w:r>
      <w:r w:rsidRPr="0096189A">
        <w:t>786</w:t>
      </w:r>
      <w:r>
        <w:t xml:space="preserve"> </w:t>
      </w:r>
      <w:r w:rsidR="00D6105C">
        <w:t xml:space="preserve">different </w:t>
      </w:r>
      <w:r w:rsidR="00202376">
        <w:t xml:space="preserve">authors (57% of </w:t>
      </w:r>
      <w:r w:rsidR="008B2105">
        <w:t>the professor</w:t>
      </w:r>
      <w:r w:rsidR="00202376">
        <w:t>s from our list)</w:t>
      </w:r>
      <w:r w:rsidRPr="0096189A">
        <w:t xml:space="preserve"> with at least one paper</w:t>
      </w:r>
      <w:r>
        <w:t xml:space="preserve"> found in </w:t>
      </w:r>
      <w:proofErr w:type="spellStart"/>
      <w:r>
        <w:t>WoS</w:t>
      </w:r>
      <w:proofErr w:type="spellEnd"/>
      <w:r w:rsidR="008160D7">
        <w:t>, see also Table 1</w:t>
      </w:r>
      <w:r w:rsidRPr="0096189A">
        <w:t xml:space="preserve">. As e-mail addresses are uniquely attached to one </w:t>
      </w:r>
      <w:r w:rsidR="006B65CD">
        <w:t>scholar</w:t>
      </w:r>
      <w:r w:rsidR="005A3144">
        <w:rPr>
          <w:rStyle w:val="EndnoteReference"/>
        </w:rPr>
        <w:endnoteReference w:id="5"/>
      </w:r>
      <w:r>
        <w:t xml:space="preserve"> </w:t>
      </w:r>
      <w:r w:rsidRPr="0096189A">
        <w:t xml:space="preserve">and are seldom transferred to other </w:t>
      </w:r>
      <w:r w:rsidR="006B65CD">
        <w:t>scholars</w:t>
      </w:r>
      <w:r w:rsidR="007C6006">
        <w:rPr>
          <w:rStyle w:val="EndnoteReference"/>
        </w:rPr>
        <w:endnoteReference w:id="6"/>
      </w:r>
      <w:r w:rsidRPr="0096189A">
        <w:t xml:space="preserve">, </w:t>
      </w:r>
      <w:r w:rsidR="008160D7">
        <w:t xml:space="preserve">this approach is </w:t>
      </w:r>
      <w:r w:rsidR="00FF1462">
        <w:t>assume</w:t>
      </w:r>
      <w:r w:rsidR="008160D7">
        <w:t xml:space="preserve">d to be </w:t>
      </w:r>
      <w:r w:rsidR="003910BC">
        <w:t xml:space="preserve">highly </w:t>
      </w:r>
      <w:r w:rsidR="008160D7">
        <w:t>accurate</w:t>
      </w:r>
      <w:r w:rsidRPr="0096189A">
        <w:t>.</w:t>
      </w:r>
    </w:p>
    <w:p w14:paraId="63F334AB" w14:textId="77777777" w:rsidR="003B62DB" w:rsidRDefault="00E4395D" w:rsidP="006C73ED">
      <w:pPr>
        <w:pStyle w:val="Heading2"/>
      </w:pPr>
      <w:bookmarkStart w:id="11" w:name="_Toc209161988"/>
      <w:bookmarkStart w:id="12" w:name="_Toc209587821"/>
      <w:bookmarkStart w:id="13" w:name="_Toc210459752"/>
      <w:r>
        <w:t xml:space="preserve">Three </w:t>
      </w:r>
      <w:r w:rsidR="003B62DB" w:rsidRPr="0056742C">
        <w:t>Author</w:t>
      </w:r>
      <w:r w:rsidR="003B62DB">
        <w:t xml:space="preserve">-Address </w:t>
      </w:r>
      <w:bookmarkEnd w:id="11"/>
      <w:bookmarkEnd w:id="12"/>
      <w:bookmarkEnd w:id="13"/>
      <w:r w:rsidR="00CC4C1A">
        <w:t>approaches</w:t>
      </w:r>
    </w:p>
    <w:p w14:paraId="043868D4" w14:textId="52666B70" w:rsidR="003B62DB" w:rsidRDefault="008160D7" w:rsidP="00A449FA">
      <w:r>
        <w:t>Three approaches</w:t>
      </w:r>
      <w:r w:rsidR="003B62DB">
        <w:t xml:space="preserve"> combin</w:t>
      </w:r>
      <w:r>
        <w:t>e author</w:t>
      </w:r>
      <w:r w:rsidR="003B62DB">
        <w:t xml:space="preserve"> names </w:t>
      </w:r>
      <w:r>
        <w:t xml:space="preserve">and </w:t>
      </w:r>
      <w:r w:rsidR="003B62DB">
        <w:t>affiliation</w:t>
      </w:r>
      <w:r>
        <w:t xml:space="preserve"> data </w:t>
      </w:r>
      <w:r w:rsidR="003B62DB">
        <w:t>in the NOD system</w:t>
      </w:r>
      <w:r>
        <w:t xml:space="preserve"> and match them to </w:t>
      </w:r>
      <w:proofErr w:type="spellStart"/>
      <w:r>
        <w:t>WoS</w:t>
      </w:r>
      <w:proofErr w:type="spellEnd"/>
      <w:r>
        <w:t xml:space="preserve"> affiliation data to retrieve relevant publications. This </w:t>
      </w:r>
      <w:r w:rsidR="00D012D8">
        <w:t xml:space="preserve">Author-Address </w:t>
      </w:r>
      <w:r>
        <w:t xml:space="preserve">approach was only feasible thanks to </w:t>
      </w:r>
      <w:r w:rsidR="003B62DB">
        <w:t>standardiz</w:t>
      </w:r>
      <w:r>
        <w:t xml:space="preserve">ation of </w:t>
      </w:r>
      <w:proofErr w:type="spellStart"/>
      <w:r>
        <w:t>WoS</w:t>
      </w:r>
      <w:proofErr w:type="spellEnd"/>
      <w:r>
        <w:t xml:space="preserve"> affiliations and addresses by CWTS. </w:t>
      </w:r>
      <w:r w:rsidR="003B62DB">
        <w:t xml:space="preserve">However, some parts of this task also required manual handling and checking. As a result of </w:t>
      </w:r>
      <w:r w:rsidR="00E4395D">
        <w:t xml:space="preserve">this, </w:t>
      </w:r>
      <w:r w:rsidR="003B62DB">
        <w:t xml:space="preserve">92% of the papers </w:t>
      </w:r>
      <w:r w:rsidR="00FF1462">
        <w:t xml:space="preserve">with a Dutch organization </w:t>
      </w:r>
      <w:r w:rsidR="003B62DB">
        <w:t xml:space="preserve">in the </w:t>
      </w:r>
      <w:proofErr w:type="spellStart"/>
      <w:r w:rsidR="003B62DB">
        <w:t>WoS</w:t>
      </w:r>
      <w:proofErr w:type="spellEnd"/>
      <w:r w:rsidR="003B62DB">
        <w:t xml:space="preserve"> have a matched counterpart in the NOD organizations.</w:t>
      </w:r>
      <w:r w:rsidR="00D6105C">
        <w:t xml:space="preserve"> These are the only </w:t>
      </w:r>
      <w:r w:rsidR="002A688C">
        <w:t>652</w:t>
      </w:r>
      <w:r w:rsidR="005153F8">
        <w:t>,</w:t>
      </w:r>
      <w:r w:rsidR="002A688C">
        <w:t>978</w:t>
      </w:r>
      <w:r w:rsidR="00E4395D">
        <w:t xml:space="preserve"> </w:t>
      </w:r>
      <w:r w:rsidR="00D6105C">
        <w:t xml:space="preserve">papers that can be considered for the Author-Address </w:t>
      </w:r>
      <w:r w:rsidR="00D659E7">
        <w:t xml:space="preserve">approach </w:t>
      </w:r>
      <w:r w:rsidR="00D6105C">
        <w:t>seeds as</w:t>
      </w:r>
      <w:r w:rsidR="003B62DB">
        <w:t xml:space="preserve"> described in the following paragraphs.</w:t>
      </w:r>
    </w:p>
    <w:p w14:paraId="031A454A" w14:textId="77777777" w:rsidR="008B29E0" w:rsidRDefault="008B29E0" w:rsidP="00EB377B"/>
    <w:p w14:paraId="21E0EB2C" w14:textId="4497F762" w:rsidR="003B62DB" w:rsidRPr="006C73ED" w:rsidRDefault="003B62DB" w:rsidP="00026B2A">
      <w:pPr>
        <w:rPr>
          <w:i/>
        </w:rPr>
      </w:pPr>
      <w:bookmarkStart w:id="14" w:name="_Toc209161989"/>
      <w:bookmarkStart w:id="15" w:name="_Toc209587822"/>
      <w:r w:rsidRPr="006C73ED">
        <w:rPr>
          <w:i/>
        </w:rPr>
        <w:t>Reprint author (RP)</w:t>
      </w:r>
      <w:bookmarkEnd w:id="14"/>
      <w:bookmarkEnd w:id="15"/>
      <w:r w:rsidR="00E4395D" w:rsidRPr="006C73ED">
        <w:rPr>
          <w:i/>
        </w:rPr>
        <w:t>:</w:t>
      </w:r>
      <w:r w:rsidR="00E4395D">
        <w:t xml:space="preserve"> </w:t>
      </w:r>
      <w:r w:rsidRPr="00A449FA">
        <w:t xml:space="preserve">In scientific publications, the reprint address </w:t>
      </w:r>
      <w:r w:rsidR="00570C76" w:rsidRPr="00E41A85">
        <w:t xml:space="preserve">refers to the address of </w:t>
      </w:r>
      <w:r w:rsidRPr="005153F8">
        <w:t>the corresponding author</w:t>
      </w:r>
      <w:r w:rsidR="00570C76" w:rsidRPr="006C73ED">
        <w:t xml:space="preserve"> </w:t>
      </w:r>
      <w:r w:rsidRPr="006C73ED">
        <w:t xml:space="preserve">in charge of managing </w:t>
      </w:r>
      <w:r w:rsidR="00570C76" w:rsidRPr="006C73ED">
        <w:t xml:space="preserve">requests </w:t>
      </w:r>
      <w:r w:rsidRPr="006C73ED">
        <w:t xml:space="preserve">that </w:t>
      </w:r>
      <w:r w:rsidR="00570C76" w:rsidRPr="006C73ED">
        <w:t xml:space="preserve">a </w:t>
      </w:r>
      <w:r w:rsidRPr="006C73ED">
        <w:t xml:space="preserve">publication may generate. In the </w:t>
      </w:r>
      <w:proofErr w:type="spellStart"/>
      <w:r w:rsidRPr="006C73ED">
        <w:t>WoS</w:t>
      </w:r>
      <w:proofErr w:type="spellEnd"/>
      <w:r w:rsidRPr="006C73ED">
        <w:t xml:space="preserve"> database this reprint address appears directly linked to the author, thus offering a direct and </w:t>
      </w:r>
      <w:r w:rsidR="00A2050D">
        <w:t>trusted</w:t>
      </w:r>
      <w:r w:rsidR="003910BC">
        <w:t xml:space="preserve"> </w:t>
      </w:r>
      <w:r w:rsidR="000A2F58">
        <w:t>linkage</w:t>
      </w:r>
      <w:r w:rsidR="000A2F58" w:rsidRPr="006C73ED">
        <w:t xml:space="preserve"> </w:t>
      </w:r>
      <w:r w:rsidRPr="006C73ED">
        <w:t>between an author and an organization that can be directly extracted from the publication.</w:t>
      </w:r>
      <w:r w:rsidR="00E4395D">
        <w:t xml:space="preserve"> </w:t>
      </w:r>
      <w:r w:rsidRPr="00A449FA">
        <w:t xml:space="preserve">Thus, the creation </w:t>
      </w:r>
      <w:r w:rsidR="00A560C2" w:rsidRPr="00E41A85">
        <w:t>of this seed consists of</w:t>
      </w:r>
      <w:r w:rsidRPr="005153F8">
        <w:t xml:space="preserve"> the matching of the name of the professor and his/her affiliation as is recorded in the NOD with the reprint author name and the reprint affiliation.</w:t>
      </w:r>
    </w:p>
    <w:p w14:paraId="4CAAAECF" w14:textId="77777777" w:rsidR="008B29E0" w:rsidRPr="00EB377B" w:rsidRDefault="008B29E0" w:rsidP="00EB377B"/>
    <w:p w14:paraId="4B01120A" w14:textId="201C215A" w:rsidR="003B62DB" w:rsidRPr="006C73ED" w:rsidRDefault="003B62DB" w:rsidP="00026B2A">
      <w:pPr>
        <w:rPr>
          <w:i/>
        </w:rPr>
      </w:pPr>
      <w:bookmarkStart w:id="16" w:name="_Toc209161990"/>
      <w:bookmarkStart w:id="17" w:name="_Toc209587823"/>
      <w:r w:rsidRPr="006C73ED">
        <w:rPr>
          <w:i/>
        </w:rPr>
        <w:t>Direct linkage author-addresses (DL</w:t>
      </w:r>
      <w:bookmarkEnd w:id="16"/>
      <w:bookmarkEnd w:id="17"/>
      <w:r w:rsidRPr="006C73ED">
        <w:rPr>
          <w:i/>
        </w:rPr>
        <w:t>)</w:t>
      </w:r>
      <w:r w:rsidR="00E4395D" w:rsidRPr="006C73ED">
        <w:rPr>
          <w:i/>
        </w:rPr>
        <w:t>:</w:t>
      </w:r>
      <w:r w:rsidR="00E4395D">
        <w:t xml:space="preserve"> </w:t>
      </w:r>
      <w:r w:rsidR="005B5593" w:rsidRPr="005153F8">
        <w:t>69%</w:t>
      </w:r>
      <w:r w:rsidR="005B5593" w:rsidRPr="006C73ED">
        <w:t xml:space="preserve"> of publications </w:t>
      </w:r>
      <w:proofErr w:type="spellStart"/>
      <w:r w:rsidR="00152CE0" w:rsidRPr="006C73ED">
        <w:t>WoS</w:t>
      </w:r>
      <w:proofErr w:type="spellEnd"/>
      <w:r w:rsidRPr="006C73ED">
        <w:t xml:space="preserve"> include data on the linkage between the authors and their organizations as they appear in the original publications. For instance, if the original publication featured three authors and two organizations this linkage </w:t>
      </w:r>
      <w:r w:rsidR="0098165C" w:rsidRPr="006C73ED">
        <w:t xml:space="preserve">of </w:t>
      </w:r>
      <w:r w:rsidRPr="006C73ED">
        <w:t>author</w:t>
      </w:r>
      <w:r w:rsidR="0098165C" w:rsidRPr="006C73ED">
        <w:t xml:space="preserve">s and </w:t>
      </w:r>
      <w:r w:rsidRPr="006C73ED">
        <w:t>organization</w:t>
      </w:r>
      <w:r w:rsidR="0098165C" w:rsidRPr="006C73ED">
        <w:t>s</w:t>
      </w:r>
      <w:r w:rsidRPr="006C73ED">
        <w:t xml:space="preserve"> is indicated as follows (</w:t>
      </w:r>
      <w:r w:rsidR="00211A6F" w:rsidRPr="006C73ED">
        <w:fldChar w:fldCharType="begin"/>
      </w:r>
      <w:r w:rsidR="00211A6F" w:rsidRPr="006C73ED">
        <w:instrText xml:space="preserve"> REF _Ref214083855 \h </w:instrText>
      </w:r>
      <w:r w:rsidR="00E4395D" w:rsidRPr="006C73ED">
        <w:rPr>
          <w:i/>
        </w:rPr>
        <w:instrText xml:space="preserve"> \* MERGEFORMAT </w:instrText>
      </w:r>
      <w:r w:rsidR="00211A6F" w:rsidRPr="006C73ED">
        <w:fldChar w:fldCharType="separate"/>
      </w:r>
      <w:r w:rsidR="00E32425" w:rsidRPr="00676386">
        <w:t xml:space="preserve">Figure </w:t>
      </w:r>
      <w:r w:rsidR="00E32425">
        <w:t>2</w:t>
      </w:r>
      <w:r w:rsidR="00211A6F" w:rsidRPr="006C73ED">
        <w:fldChar w:fldCharType="end"/>
      </w:r>
      <w:r w:rsidRPr="006C73ED">
        <w:t xml:space="preserve">): </w:t>
      </w:r>
    </w:p>
    <w:p w14:paraId="031DF77B" w14:textId="77777777" w:rsidR="003B62DB" w:rsidRDefault="003B62DB" w:rsidP="006C73ED"/>
    <w:p w14:paraId="2FABE81A" w14:textId="77777777" w:rsidR="00211A6F" w:rsidRDefault="001933F8" w:rsidP="006C73ED">
      <w:pPr>
        <w:keepNext/>
        <w:jc w:val="center"/>
      </w:pPr>
      <w:r>
        <w:rPr>
          <w:noProof/>
          <w:lang w:val="en-US"/>
        </w:rPr>
        <w:pict w14:anchorId="7D790238">
          <v:shape id="Picture 3" o:spid="_x0000_i1025" type="#_x0000_t75" style="width:228.7pt;height:44.6pt;visibility:visible">
            <v:imagedata r:id="rId10" o:title=""/>
          </v:shape>
        </w:pict>
      </w:r>
    </w:p>
    <w:p w14:paraId="70F3ECAF" w14:textId="77777777" w:rsidR="003B62DB" w:rsidRPr="00676386" w:rsidRDefault="00211A6F" w:rsidP="006C73ED">
      <w:pPr>
        <w:pStyle w:val="007-Caption"/>
      </w:pPr>
      <w:bookmarkStart w:id="18" w:name="_Ref214083855"/>
      <w:r w:rsidRPr="00676386">
        <w:t xml:space="preserve">Figure </w:t>
      </w:r>
      <w:r w:rsidR="00A9563D" w:rsidRPr="00676386">
        <w:fldChar w:fldCharType="begin"/>
      </w:r>
      <w:r w:rsidR="00A9563D" w:rsidRPr="00676386">
        <w:instrText xml:space="preserve"> SEQ Figure \* ARABIC </w:instrText>
      </w:r>
      <w:r w:rsidR="00A9563D" w:rsidRPr="00676386">
        <w:fldChar w:fldCharType="separate"/>
      </w:r>
      <w:r w:rsidR="00E32425">
        <w:rPr>
          <w:noProof/>
        </w:rPr>
        <w:t>2</w:t>
      </w:r>
      <w:r w:rsidR="00A9563D" w:rsidRPr="00676386">
        <w:fldChar w:fldCharType="end"/>
      </w:r>
      <w:bookmarkEnd w:id="18"/>
      <w:r w:rsidRPr="00676386">
        <w:t xml:space="preserve">: </w:t>
      </w:r>
      <w:r w:rsidRPr="006C73ED">
        <w:t>Example of direct author organization linkage</w:t>
      </w:r>
    </w:p>
    <w:p w14:paraId="58CBF21B" w14:textId="77777777" w:rsidR="003B62DB" w:rsidRDefault="00152CE0" w:rsidP="00026B2A">
      <w:r>
        <w:t>Indicating</w:t>
      </w:r>
      <w:r w:rsidR="003B62DB" w:rsidRPr="006D05C8">
        <w:t xml:space="preserve"> that Author A is linked to Organization G and H; Author B is linked to Organization H</w:t>
      </w:r>
      <w:r w:rsidR="00E4395D">
        <w:t>,</w:t>
      </w:r>
      <w:r w:rsidR="003B62DB" w:rsidRPr="006D05C8">
        <w:t xml:space="preserve"> and Author C is linked to Organization G.</w:t>
      </w:r>
      <w:r w:rsidR="003B62DB">
        <w:t xml:space="preserve"> As </w:t>
      </w:r>
      <w:r w:rsidR="00446DFA">
        <w:t xml:space="preserve">in the </w:t>
      </w:r>
      <w:r w:rsidR="003B62DB">
        <w:t>RP</w:t>
      </w:r>
      <w:r w:rsidR="00E4395D">
        <w:t>-</w:t>
      </w:r>
      <w:r w:rsidR="00446DFA">
        <w:t>based approach</w:t>
      </w:r>
      <w:r w:rsidR="003B62DB">
        <w:t xml:space="preserve">, the names and the affiliations of the professors are matched with the author-affiliation linkages of the publications, </w:t>
      </w:r>
      <w:r w:rsidR="008B2105">
        <w:t xml:space="preserve">detecting those </w:t>
      </w:r>
      <w:r w:rsidR="003B62DB">
        <w:t>publications t</w:t>
      </w:r>
      <w:r w:rsidR="008B2105">
        <w:t>hat</w:t>
      </w:r>
      <w:r w:rsidR="00A560C2">
        <w:t>,</w:t>
      </w:r>
      <w:r w:rsidR="008B2105">
        <w:t xml:space="preserve"> base</w:t>
      </w:r>
      <w:r w:rsidR="00A560C2">
        <w:t>d</w:t>
      </w:r>
      <w:r w:rsidR="008B2105">
        <w:t xml:space="preserve"> on this author-affiliation linkage</w:t>
      </w:r>
      <w:r w:rsidR="00A560C2">
        <w:t>,</w:t>
      </w:r>
      <w:r w:rsidR="008B2105">
        <w:t xml:space="preserve"> could belong to the target</w:t>
      </w:r>
      <w:r w:rsidR="003B62DB">
        <w:t xml:space="preserve"> professors. </w:t>
      </w:r>
    </w:p>
    <w:p w14:paraId="2313CB74" w14:textId="77777777" w:rsidR="008B29E0" w:rsidRDefault="008B29E0" w:rsidP="008B29E0">
      <w:bookmarkStart w:id="19" w:name="_Toc209161991"/>
      <w:bookmarkStart w:id="20" w:name="_Toc209587824"/>
    </w:p>
    <w:p w14:paraId="4970EC38" w14:textId="66BD8C82" w:rsidR="006C0660" w:rsidRPr="00D64077" w:rsidRDefault="003B62DB" w:rsidP="00026B2A">
      <w:r w:rsidRPr="006C73ED">
        <w:rPr>
          <w:i/>
        </w:rPr>
        <w:lastRenderedPageBreak/>
        <w:t>Approximate linkage author-addresses (AL)</w:t>
      </w:r>
      <w:bookmarkEnd w:id="19"/>
      <w:bookmarkEnd w:id="20"/>
      <w:r w:rsidR="00E4395D" w:rsidRPr="006C73ED">
        <w:rPr>
          <w:i/>
        </w:rPr>
        <w:t>:</w:t>
      </w:r>
      <w:r w:rsidR="00E4395D" w:rsidRPr="008B29E0">
        <w:t xml:space="preserve"> </w:t>
      </w:r>
      <w:r w:rsidR="00570C76" w:rsidRPr="00A449FA">
        <w:t>T</w:t>
      </w:r>
      <w:r w:rsidR="005B5593" w:rsidRPr="00E41A85">
        <w:t>he other 31% of publications</w:t>
      </w:r>
      <w:r w:rsidR="00570C76" w:rsidRPr="005153F8">
        <w:t xml:space="preserve"> did not have a</w:t>
      </w:r>
      <w:r w:rsidR="00D44054" w:rsidRPr="005153F8">
        <w:t xml:space="preserve"> direct linkage recorded</w:t>
      </w:r>
      <w:r w:rsidR="006345BE" w:rsidRPr="006C73ED">
        <w:t xml:space="preserve"> in the database</w:t>
      </w:r>
      <w:r w:rsidR="00D44054" w:rsidRPr="006C73ED">
        <w:t>.</w:t>
      </w:r>
      <w:r w:rsidRPr="006C73ED">
        <w:t xml:space="preserve"> Thus, authors and affiliations of the publications were </w:t>
      </w:r>
      <w:r w:rsidR="00F34D11" w:rsidRPr="006C73ED">
        <w:t>recorded</w:t>
      </w:r>
      <w:r w:rsidRPr="006C73ED">
        <w:t xml:space="preserve">, but there was no way to tell which author is affiliated with </w:t>
      </w:r>
      <w:r w:rsidR="00570C76" w:rsidRPr="006C73ED">
        <w:t xml:space="preserve">what </w:t>
      </w:r>
      <w:r w:rsidRPr="006C73ED">
        <w:t xml:space="preserve">organization. </w:t>
      </w:r>
      <w:r w:rsidR="00A560C2" w:rsidRPr="006C73ED">
        <w:t xml:space="preserve">This </w:t>
      </w:r>
      <w:r w:rsidR="00D659E7" w:rsidRPr="006C73ED">
        <w:t xml:space="preserve">approach </w:t>
      </w:r>
      <w:r w:rsidR="00A560C2" w:rsidRPr="006C73ED">
        <w:t>detects as</w:t>
      </w:r>
      <w:r w:rsidR="006345BE" w:rsidRPr="006C73ED">
        <w:t xml:space="preserve"> seed publications of the target professor </w:t>
      </w:r>
      <w:r w:rsidR="00B04B30">
        <w:t>all</w:t>
      </w:r>
      <w:r w:rsidR="006345BE" w:rsidRPr="006C73ED">
        <w:t xml:space="preserve"> publi</w:t>
      </w:r>
      <w:r w:rsidR="00A560C2" w:rsidRPr="006C73ED">
        <w:t xml:space="preserve">cations that </w:t>
      </w:r>
      <w:r w:rsidR="00B04B30">
        <w:t>contain</w:t>
      </w:r>
      <w:r w:rsidR="00A560C2" w:rsidRPr="006C73ED">
        <w:t xml:space="preserve"> the same name and</w:t>
      </w:r>
      <w:r w:rsidR="006345BE" w:rsidRPr="006C73ED">
        <w:t xml:space="preserve"> affiliatio</w:t>
      </w:r>
      <w:r w:rsidR="00A560C2" w:rsidRPr="006C73ED">
        <w:t xml:space="preserve">n as </w:t>
      </w:r>
      <w:r w:rsidR="00B04B30">
        <w:t>the target professor</w:t>
      </w:r>
      <w:r w:rsidR="006345BE" w:rsidRPr="006C73ED">
        <w:t>.</w:t>
      </w:r>
      <w:r w:rsidR="00E4395D" w:rsidRPr="006C73ED">
        <w:t xml:space="preserve"> </w:t>
      </w:r>
      <w:r w:rsidR="006C0660" w:rsidRPr="006C73ED">
        <w:t>T</w:t>
      </w:r>
      <w:r w:rsidR="00B04B30">
        <w:t>herefor</w:t>
      </w:r>
      <w:r w:rsidR="00E75364">
        <w:t>e</w:t>
      </w:r>
      <w:r w:rsidR="00B04B30">
        <w:t>, t</w:t>
      </w:r>
      <w:r w:rsidR="006C0660" w:rsidRPr="006C73ED">
        <w:t xml:space="preserve">he AL </w:t>
      </w:r>
      <w:r w:rsidR="00D659E7" w:rsidRPr="006C73ED">
        <w:t xml:space="preserve">approach </w:t>
      </w:r>
      <w:r w:rsidR="006C0660" w:rsidRPr="006C73ED">
        <w:t xml:space="preserve">has the potential problem of wrongly attributing a publication to a target professor if the name of the author and the institute </w:t>
      </w:r>
      <w:r w:rsidR="00DC2900" w:rsidRPr="006C73ED">
        <w:t xml:space="preserve">both </w:t>
      </w:r>
      <w:r w:rsidR="006C0660" w:rsidRPr="006C73ED">
        <w:t>appear on a paper. For instance, referring back to</w:t>
      </w:r>
      <w:r w:rsidR="00DC4AEC" w:rsidRPr="006C73ED">
        <w:t xml:space="preserve"> </w:t>
      </w:r>
      <w:r w:rsidR="00DC4AEC" w:rsidRPr="006C73ED">
        <w:fldChar w:fldCharType="begin"/>
      </w:r>
      <w:r w:rsidR="00DC4AEC" w:rsidRPr="006C73ED">
        <w:instrText xml:space="preserve"> REF _Ref214083855 \h </w:instrText>
      </w:r>
      <w:r w:rsidR="00E4395D" w:rsidRPr="006C73ED">
        <w:instrText xml:space="preserve"> \* MERGEFORMAT </w:instrText>
      </w:r>
      <w:r w:rsidR="00DC4AEC" w:rsidRPr="006C73ED">
        <w:fldChar w:fldCharType="separate"/>
      </w:r>
      <w:r w:rsidR="00E32425" w:rsidRPr="00676386">
        <w:t xml:space="preserve">Figure </w:t>
      </w:r>
      <w:r w:rsidR="00E32425">
        <w:t>2</w:t>
      </w:r>
      <w:r w:rsidR="00DC4AEC" w:rsidRPr="006C73ED">
        <w:fldChar w:fldCharType="end"/>
      </w:r>
      <w:r w:rsidR="006C0660" w:rsidRPr="006C73ED">
        <w:t xml:space="preserve">, if </w:t>
      </w:r>
      <w:r w:rsidR="006345BE" w:rsidRPr="006C73ED">
        <w:t xml:space="preserve">a homonym of </w:t>
      </w:r>
      <w:r w:rsidR="006C0660" w:rsidRPr="006C73ED">
        <w:t xml:space="preserve">‘Author B’ </w:t>
      </w:r>
      <w:r w:rsidR="006345BE" w:rsidRPr="006C73ED">
        <w:t>(i.e.</w:t>
      </w:r>
      <w:r w:rsidR="00570C76" w:rsidRPr="006C73ED">
        <w:t>,</w:t>
      </w:r>
      <w:r w:rsidR="006345BE" w:rsidRPr="006C73ED">
        <w:t xml:space="preserve"> another </w:t>
      </w:r>
      <w:r w:rsidR="00BF011C" w:rsidRPr="006C73ED">
        <w:t>scholar</w:t>
      </w:r>
      <w:r w:rsidR="006345BE" w:rsidRPr="006C73ED">
        <w:t xml:space="preserve"> with the same name) appears in a paper where </w:t>
      </w:r>
      <w:r w:rsidR="00DC2900" w:rsidRPr="006C73ED">
        <w:t>‘Organization H</w:t>
      </w:r>
      <w:r w:rsidR="006C0660" w:rsidRPr="006C73ED">
        <w:t>’</w:t>
      </w:r>
      <w:r w:rsidR="006345BE" w:rsidRPr="006C73ED">
        <w:t xml:space="preserve"> also appears</w:t>
      </w:r>
      <w:r w:rsidR="006C0660" w:rsidRPr="006C73ED">
        <w:t xml:space="preserve">, </w:t>
      </w:r>
      <w:r w:rsidR="006345BE" w:rsidRPr="006C73ED">
        <w:t>the real ‘Author B’</w:t>
      </w:r>
      <w:r w:rsidR="006C0660" w:rsidRPr="006C73ED">
        <w:t xml:space="preserve"> might get this paper </w:t>
      </w:r>
      <w:r w:rsidR="006345BE" w:rsidRPr="006C73ED">
        <w:t xml:space="preserve">wrongly </w:t>
      </w:r>
      <w:r w:rsidR="006C0660" w:rsidRPr="006C73ED">
        <w:t>attributed to him</w:t>
      </w:r>
      <w:r w:rsidR="006345BE" w:rsidRPr="006C73ED">
        <w:t>/her</w:t>
      </w:r>
      <w:r w:rsidR="006C0660" w:rsidRPr="006C73ED">
        <w:t>.</w:t>
      </w:r>
    </w:p>
    <w:p w14:paraId="0C22FA56" w14:textId="77777777" w:rsidR="003B62DB" w:rsidRDefault="003B62DB" w:rsidP="006C73ED">
      <w:pPr>
        <w:pStyle w:val="Heading2"/>
      </w:pPr>
      <w:bookmarkStart w:id="21" w:name="_Toc209161993"/>
      <w:bookmarkStart w:id="22" w:name="_Toc209587826"/>
      <w:bookmarkStart w:id="23" w:name="_Toc210459753"/>
      <w:r w:rsidRPr="00E056D1">
        <w:t>DAI</w:t>
      </w:r>
      <w:bookmarkEnd w:id="21"/>
      <w:bookmarkEnd w:id="22"/>
      <w:r>
        <w:t xml:space="preserve"> </w:t>
      </w:r>
      <w:r w:rsidR="00E4395D">
        <w:t>S</w:t>
      </w:r>
      <w:r>
        <w:t>eed</w:t>
      </w:r>
      <w:bookmarkEnd w:id="23"/>
      <w:r w:rsidR="00E4395D">
        <w:t xml:space="preserve"> (DAI)</w:t>
      </w:r>
    </w:p>
    <w:p w14:paraId="34EA6E7D" w14:textId="6F110B72" w:rsidR="003B62DB" w:rsidRDefault="003B62DB" w:rsidP="00A449FA">
      <w:pPr>
        <w:rPr>
          <w:rFonts w:cs="Tahoma"/>
          <w:szCs w:val="20"/>
        </w:rPr>
      </w:pPr>
      <w:r w:rsidRPr="00E056D1">
        <w:t xml:space="preserve">This </w:t>
      </w:r>
      <w:r w:rsidR="00450C2E">
        <w:t xml:space="preserve">seed creation </w:t>
      </w:r>
      <w:r w:rsidR="00D659E7">
        <w:t xml:space="preserve">approach </w:t>
      </w:r>
      <w:r w:rsidR="004B24AF">
        <w:t xml:space="preserve">starts with </w:t>
      </w:r>
      <w:r w:rsidRPr="00E056D1">
        <w:t>publications that are in the NARCIS database attributed</w:t>
      </w:r>
      <w:r>
        <w:t xml:space="preserve"> by means of the DAI</w:t>
      </w:r>
      <w:r w:rsidRPr="00E056D1">
        <w:t xml:space="preserve"> to the target professors. </w:t>
      </w:r>
      <w:r w:rsidR="00D320E8">
        <w:t>NARCIS retrieves its publications from Dutch open repositories. Consequently, NARCIS does not retrieve the complete oeuvres of these authors. The DAI is not always part of t</w:t>
      </w:r>
      <w:r w:rsidR="00B145F7">
        <w:t>he metadata of the publication, so the NARCIS-publication set is by no means complete.</w:t>
      </w:r>
      <w:r w:rsidR="002453C1">
        <w:t xml:space="preserve"> About 70% of the publications have at least one DAI attached to an author.</w:t>
      </w:r>
      <w:r w:rsidR="00B145F7">
        <w:t xml:space="preserve"> To complicate matters</w:t>
      </w:r>
      <w:r w:rsidR="002453C1">
        <w:t xml:space="preserve"> </w:t>
      </w:r>
      <w:r w:rsidRPr="00E056D1">
        <w:t xml:space="preserve">these publications are not necessarily </w:t>
      </w:r>
      <w:r w:rsidR="00B145F7">
        <w:t xml:space="preserve">all </w:t>
      </w:r>
      <w:r w:rsidRPr="00E056D1">
        <w:t>W</w:t>
      </w:r>
      <w:r w:rsidR="002453C1">
        <w:t xml:space="preserve">eb </w:t>
      </w:r>
      <w:r w:rsidRPr="00E056D1">
        <w:t>o</w:t>
      </w:r>
      <w:r w:rsidR="002453C1">
        <w:t xml:space="preserve">f </w:t>
      </w:r>
      <w:r w:rsidRPr="00E056D1">
        <w:t>S</w:t>
      </w:r>
      <w:r w:rsidR="002453C1">
        <w:t>cience</w:t>
      </w:r>
      <w:r w:rsidRPr="00E056D1">
        <w:t xml:space="preserve"> publications (there may be books, thes</w:t>
      </w:r>
      <w:r>
        <w:t>e</w:t>
      </w:r>
      <w:r w:rsidR="004B24AF">
        <w:t>s</w:t>
      </w:r>
      <w:r w:rsidR="00E4395D">
        <w:t>,</w:t>
      </w:r>
      <w:r w:rsidR="004B24AF">
        <w:t xml:space="preserve"> or </w:t>
      </w:r>
      <w:r w:rsidR="00AF5398">
        <w:t xml:space="preserve">journal </w:t>
      </w:r>
      <w:r w:rsidR="004B24AF">
        <w:t>articles not covered in the WoS</w:t>
      </w:r>
      <w:r w:rsidRPr="00E056D1">
        <w:t>). For this reason</w:t>
      </w:r>
      <w:r w:rsidR="00E4395D">
        <w:t>,</w:t>
      </w:r>
      <w:r w:rsidRPr="00E056D1">
        <w:t xml:space="preserve"> it was necessary to perform a matching process between the bibliographic records for the professors with a DAI </w:t>
      </w:r>
      <w:r>
        <w:t>extracted from</w:t>
      </w:r>
      <w:r w:rsidRPr="00E056D1">
        <w:t xml:space="preserve"> NARCIS and the WoS database. </w:t>
      </w:r>
      <w:r>
        <w:t>T</w:t>
      </w:r>
      <w:r w:rsidRPr="00E056D1">
        <w:t>he</w:t>
      </w:r>
      <w:r>
        <w:t xml:space="preserve"> NARCIS </w:t>
      </w:r>
      <w:r w:rsidR="00B145F7">
        <w:t>publications</w:t>
      </w:r>
      <w:r w:rsidR="00B145F7" w:rsidRPr="00E056D1">
        <w:t xml:space="preserve"> </w:t>
      </w:r>
      <w:r>
        <w:t xml:space="preserve">were matched </w:t>
      </w:r>
      <w:r w:rsidRPr="00E056D1">
        <w:t>with the WoS publications on journal, year, title</w:t>
      </w:r>
      <w:r w:rsidR="00570C76">
        <w:t>,</w:t>
      </w:r>
      <w:r w:rsidRPr="00E056D1">
        <w:t xml:space="preserve"> and first page.</w:t>
      </w:r>
      <w:r w:rsidRPr="00E056D1">
        <w:rPr>
          <w:rFonts w:cs="Tahoma"/>
          <w:szCs w:val="20"/>
        </w:rPr>
        <w:t xml:space="preserve"> </w:t>
      </w:r>
      <w:r w:rsidR="00570C76">
        <w:rPr>
          <w:rFonts w:cs="Tahoma"/>
          <w:szCs w:val="20"/>
        </w:rPr>
        <w:t>T</w:t>
      </w:r>
      <w:r w:rsidRPr="00E056D1">
        <w:rPr>
          <w:rFonts w:cs="Tahoma"/>
          <w:szCs w:val="20"/>
        </w:rPr>
        <w:t>his way</w:t>
      </w:r>
      <w:r w:rsidR="004B24AF">
        <w:rPr>
          <w:rFonts w:cs="Tahoma"/>
          <w:szCs w:val="20"/>
        </w:rPr>
        <w:t>,</w:t>
      </w:r>
      <w:r w:rsidR="006345BE">
        <w:rPr>
          <w:rFonts w:cs="Tahoma"/>
          <w:szCs w:val="20"/>
        </w:rPr>
        <w:t xml:space="preserve"> we were able to c</w:t>
      </w:r>
      <w:r w:rsidR="00A35E64">
        <w:rPr>
          <w:rFonts w:cs="Tahoma"/>
          <w:szCs w:val="20"/>
        </w:rPr>
        <w:t xml:space="preserve">reate a new seed, </w:t>
      </w:r>
      <w:r w:rsidR="006345BE">
        <w:rPr>
          <w:rFonts w:cs="Tahoma"/>
          <w:szCs w:val="20"/>
        </w:rPr>
        <w:t xml:space="preserve">based on the publications covered in the WoS that </w:t>
      </w:r>
      <w:r w:rsidR="00A35E64">
        <w:rPr>
          <w:rFonts w:cs="Tahoma"/>
          <w:szCs w:val="20"/>
        </w:rPr>
        <w:t>were also in the</w:t>
      </w:r>
      <w:r w:rsidR="006345BE">
        <w:rPr>
          <w:rFonts w:cs="Tahoma"/>
          <w:szCs w:val="20"/>
        </w:rPr>
        <w:t xml:space="preserve"> NARCIS database</w:t>
      </w:r>
      <w:r w:rsidR="00A35E64">
        <w:rPr>
          <w:rFonts w:cs="Tahoma"/>
          <w:szCs w:val="20"/>
        </w:rPr>
        <w:t xml:space="preserve"> for the target professors</w:t>
      </w:r>
      <w:r w:rsidR="004B24AF">
        <w:rPr>
          <w:rFonts w:cs="Tahoma"/>
          <w:szCs w:val="20"/>
        </w:rPr>
        <w:t>.</w:t>
      </w:r>
      <w:r w:rsidR="003910BC">
        <w:rPr>
          <w:rFonts w:cs="Tahoma"/>
          <w:szCs w:val="20"/>
        </w:rPr>
        <w:t xml:space="preserve"> This seed is also expected to be very accurate</w:t>
      </w:r>
      <w:r w:rsidR="00F16C10">
        <w:rPr>
          <w:rFonts w:cs="Tahoma"/>
          <w:szCs w:val="20"/>
        </w:rPr>
        <w:t xml:space="preserve"> in precision, though not in recall</w:t>
      </w:r>
      <w:r w:rsidR="003910BC">
        <w:rPr>
          <w:rFonts w:cs="Tahoma"/>
          <w:szCs w:val="20"/>
        </w:rPr>
        <w:t>.</w:t>
      </w:r>
    </w:p>
    <w:p w14:paraId="209D828F" w14:textId="77777777" w:rsidR="003B62DB" w:rsidRDefault="003B62DB" w:rsidP="009D351A">
      <w:pPr>
        <w:pStyle w:val="Heading2"/>
        <w:keepNext w:val="0"/>
        <w:numPr>
          <w:ilvl w:val="1"/>
          <w:numId w:val="0"/>
        </w:numPr>
        <w:spacing w:before="100" w:beforeAutospacing="1" w:after="119"/>
        <w:ind w:left="576" w:hanging="576"/>
        <w:jc w:val="left"/>
      </w:pPr>
      <w:bookmarkStart w:id="24" w:name="_Toc210459754"/>
      <w:bookmarkStart w:id="25" w:name="_Toc209587827"/>
      <w:r>
        <w:t>Combining the seeds</w:t>
      </w:r>
      <w:bookmarkEnd w:id="24"/>
      <w:bookmarkEnd w:id="25"/>
    </w:p>
    <w:p w14:paraId="55A676EC" w14:textId="1083DB04" w:rsidR="008F4186" w:rsidRDefault="009A704A" w:rsidP="00A449FA">
      <w:r>
        <w:fldChar w:fldCharType="begin"/>
      </w:r>
      <w:r>
        <w:instrText xml:space="preserve"> REF _Ref208387170 \h </w:instrText>
      </w:r>
      <w:r w:rsidR="009D351A">
        <w:instrText xml:space="preserve"> \* MERGEFORMAT </w:instrText>
      </w:r>
      <w:r>
        <w:fldChar w:fldCharType="separate"/>
      </w:r>
      <w:r w:rsidR="00E32425" w:rsidRPr="00676386">
        <w:t xml:space="preserve">Table </w:t>
      </w:r>
      <w:r w:rsidR="00E32425">
        <w:rPr>
          <w:noProof/>
        </w:rPr>
        <w:t>1</w:t>
      </w:r>
      <w:r>
        <w:fldChar w:fldCharType="end"/>
      </w:r>
      <w:r w:rsidR="008F4186">
        <w:t xml:space="preserve"> shows the resulting number</w:t>
      </w:r>
      <w:r w:rsidR="00570C76">
        <w:t>s</w:t>
      </w:r>
      <w:r w:rsidR="008F4186">
        <w:t xml:space="preserve"> of publications and professors </w:t>
      </w:r>
      <w:r w:rsidR="00E4395D">
        <w:t>created by the five different seed creation approaches</w:t>
      </w:r>
      <w:r w:rsidR="008F4186">
        <w:t xml:space="preserve">. Publications are counted once per seed, even if they appear </w:t>
      </w:r>
      <w:r>
        <w:t>several</w:t>
      </w:r>
      <w:r w:rsidR="008F4186">
        <w:t xml:space="preserve"> times for different professors. The last column shows the number of professors that </w:t>
      </w:r>
      <w:r w:rsidR="00E4395D">
        <w:t xml:space="preserve">were </w:t>
      </w:r>
      <w:r w:rsidR="008F4186">
        <w:t xml:space="preserve">found </w:t>
      </w:r>
      <w:r w:rsidR="00570C76">
        <w:t xml:space="preserve">exclusively </w:t>
      </w:r>
      <w:r w:rsidR="008F4186">
        <w:t xml:space="preserve">by this </w:t>
      </w:r>
      <w:r w:rsidR="00570C76">
        <w:t xml:space="preserve">particular </w:t>
      </w:r>
      <w:r w:rsidR="008F4186">
        <w:t>seed</w:t>
      </w:r>
      <w:r w:rsidR="00B13279">
        <w:t xml:space="preserve"> method</w:t>
      </w:r>
      <w:r w:rsidR="008F4186">
        <w:t xml:space="preserve">. So, if the AL </w:t>
      </w:r>
      <w:r w:rsidR="00D659E7">
        <w:t xml:space="preserve">approach </w:t>
      </w:r>
      <w:r w:rsidR="008F4186">
        <w:t>would not be used, the number of</w:t>
      </w:r>
      <w:r>
        <w:t xml:space="preserve"> professors found would drop </w:t>
      </w:r>
      <w:r w:rsidR="008F4186">
        <w:t>only</w:t>
      </w:r>
      <w:r>
        <w:t xml:space="preserve"> by</w:t>
      </w:r>
      <w:r w:rsidR="008F4186">
        <w:t xml:space="preserve"> 76, whereas not using the EM </w:t>
      </w:r>
      <w:r w:rsidR="00D659E7">
        <w:t xml:space="preserve">approach </w:t>
      </w:r>
      <w:r w:rsidR="008F4186">
        <w:t xml:space="preserve">would result in a drop of 790 professors. </w:t>
      </w:r>
      <w:r w:rsidR="00B13279">
        <w:t>At the end</w:t>
      </w:r>
      <w:r w:rsidR="00570C76">
        <w:t>,</w:t>
      </w:r>
      <w:r w:rsidR="00B13279">
        <w:t xml:space="preserve"> all seed results are combined (added) and cleaned for duplicates leaving us with 6</w:t>
      </w:r>
      <w:r w:rsidR="00570C76">
        <w:t>,</w:t>
      </w:r>
      <w:r w:rsidR="00B13279">
        <w:t>989 unique professors and corresponding 174</w:t>
      </w:r>
      <w:r w:rsidR="00570C76">
        <w:t>,</w:t>
      </w:r>
      <w:r w:rsidR="00B13279">
        <w:t>568 publications.</w:t>
      </w:r>
    </w:p>
    <w:p w14:paraId="6E2D26CE" w14:textId="77777777" w:rsidR="00B13279" w:rsidRPr="008F4186" w:rsidRDefault="00B13279" w:rsidP="00E41A85"/>
    <w:p w14:paraId="55369C54" w14:textId="77777777" w:rsidR="003B62DB" w:rsidRPr="00676386" w:rsidRDefault="00CA702D" w:rsidP="006C73ED">
      <w:pPr>
        <w:pStyle w:val="007-Caption"/>
      </w:pPr>
      <w:bookmarkStart w:id="26" w:name="_Ref208387170"/>
      <w:bookmarkStart w:id="27" w:name="_Ref208387164"/>
      <w:r w:rsidRPr="00676386">
        <w:t xml:space="preserve">Table </w:t>
      </w:r>
      <w:r w:rsidR="000F6887" w:rsidRPr="00676386">
        <w:fldChar w:fldCharType="begin"/>
      </w:r>
      <w:r w:rsidR="000F6887" w:rsidRPr="00676386">
        <w:instrText xml:space="preserve"> SEQ Table \* ARABIC </w:instrText>
      </w:r>
      <w:r w:rsidR="000F6887" w:rsidRPr="00676386">
        <w:fldChar w:fldCharType="separate"/>
      </w:r>
      <w:r w:rsidR="00E32425">
        <w:rPr>
          <w:noProof/>
        </w:rPr>
        <w:t>1</w:t>
      </w:r>
      <w:r w:rsidR="000F6887" w:rsidRPr="00676386">
        <w:fldChar w:fldCharType="end"/>
      </w:r>
      <w:bookmarkEnd w:id="26"/>
      <w:r w:rsidRPr="00676386">
        <w:t xml:space="preserve">: </w:t>
      </w:r>
      <w:bookmarkEnd w:id="27"/>
      <w:r w:rsidR="005B6B5A" w:rsidRPr="006C73ED">
        <w:t>R</w:t>
      </w:r>
      <w:r w:rsidR="00450C2E" w:rsidRPr="006C73ED">
        <w:t>esult</w:t>
      </w:r>
      <w:r w:rsidR="005B6B5A" w:rsidRPr="006C73ED">
        <w:t xml:space="preserve"> </w:t>
      </w:r>
      <w:r w:rsidR="00450C2E" w:rsidRPr="006C73ED">
        <w:t>s</w:t>
      </w:r>
      <w:r w:rsidR="005B6B5A" w:rsidRPr="006C73ED">
        <w:t>ets</w:t>
      </w:r>
      <w:r w:rsidR="00450C2E" w:rsidRPr="006C73ED">
        <w:t xml:space="preserve"> obtained</w:t>
      </w:r>
      <w:r w:rsidRPr="006C73ED">
        <w:t xml:space="preserve"> </w:t>
      </w:r>
      <w:r w:rsidR="00450C2E" w:rsidRPr="006C73ED">
        <w:t>by</w:t>
      </w:r>
      <w:r w:rsidRPr="006C73ED">
        <w:t xml:space="preserve"> different seeds</w:t>
      </w:r>
      <w:r w:rsidRPr="00676386">
        <w:t xml:space="preserve"> </w:t>
      </w:r>
    </w:p>
    <w:tbl>
      <w:tblPr>
        <w:tblW w:w="7362" w:type="dxa"/>
        <w:jc w:val="center"/>
        <w:tblBorders>
          <w:top w:val="single" w:sz="12" w:space="0" w:color="000000"/>
          <w:bottom w:val="single" w:sz="12" w:space="0" w:color="000000"/>
        </w:tblBorders>
        <w:tblLayout w:type="fixed"/>
        <w:tblLook w:val="0620" w:firstRow="1" w:lastRow="0" w:firstColumn="0" w:lastColumn="0" w:noHBand="1" w:noVBand="1"/>
      </w:tblPr>
      <w:tblGrid>
        <w:gridCol w:w="1951"/>
        <w:gridCol w:w="1843"/>
        <w:gridCol w:w="1559"/>
        <w:gridCol w:w="2009"/>
      </w:tblGrid>
      <w:tr w:rsidR="008F4186" w14:paraId="11E0ABC9" w14:textId="77777777" w:rsidTr="00154142">
        <w:trPr>
          <w:trHeight w:val="255"/>
          <w:jc w:val="center"/>
        </w:trPr>
        <w:tc>
          <w:tcPr>
            <w:tcW w:w="1951" w:type="dxa"/>
            <w:tcBorders>
              <w:top w:val="single" w:sz="12" w:space="0" w:color="000000"/>
              <w:bottom w:val="single" w:sz="6" w:space="0" w:color="000000"/>
              <w:right w:val="single" w:sz="4" w:space="0" w:color="auto"/>
            </w:tcBorders>
            <w:shd w:val="clear" w:color="auto" w:fill="auto"/>
            <w:noWrap/>
          </w:tcPr>
          <w:p w14:paraId="2B182725" w14:textId="77777777" w:rsidR="00450C2E" w:rsidRPr="00291FA9" w:rsidRDefault="00450C2E" w:rsidP="00154142">
            <w:pPr>
              <w:jc w:val="left"/>
              <w:rPr>
                <w:i/>
                <w:iCs/>
                <w:sz w:val="20"/>
                <w:szCs w:val="20"/>
              </w:rPr>
            </w:pPr>
            <w:r w:rsidRPr="00291FA9">
              <w:rPr>
                <w:i/>
                <w:iCs/>
                <w:sz w:val="20"/>
                <w:szCs w:val="20"/>
              </w:rPr>
              <w:t xml:space="preserve">Seed </w:t>
            </w:r>
            <w:r w:rsidR="00E4395D">
              <w:rPr>
                <w:i/>
                <w:iCs/>
                <w:sz w:val="20"/>
                <w:szCs w:val="20"/>
              </w:rPr>
              <w:t>M</w:t>
            </w:r>
            <w:r w:rsidRPr="00291FA9">
              <w:rPr>
                <w:i/>
                <w:iCs/>
                <w:sz w:val="20"/>
                <w:szCs w:val="20"/>
              </w:rPr>
              <w:t>ethod</w:t>
            </w:r>
          </w:p>
        </w:tc>
        <w:tc>
          <w:tcPr>
            <w:tcW w:w="1843" w:type="dxa"/>
            <w:tcBorders>
              <w:left w:val="single" w:sz="4" w:space="0" w:color="auto"/>
              <w:bottom w:val="single" w:sz="6" w:space="0" w:color="000000"/>
            </w:tcBorders>
            <w:shd w:val="clear" w:color="auto" w:fill="auto"/>
            <w:noWrap/>
          </w:tcPr>
          <w:p w14:paraId="58A28E1B" w14:textId="77777777" w:rsidR="00450C2E" w:rsidRPr="00291FA9" w:rsidRDefault="00E4395D" w:rsidP="00154142">
            <w:pPr>
              <w:jc w:val="left"/>
              <w:rPr>
                <w:i/>
                <w:iCs/>
                <w:sz w:val="20"/>
                <w:szCs w:val="20"/>
              </w:rPr>
            </w:pPr>
            <w:r>
              <w:rPr>
                <w:i/>
                <w:iCs/>
                <w:sz w:val="20"/>
                <w:szCs w:val="20"/>
              </w:rPr>
              <w:t>CWTS P</w:t>
            </w:r>
            <w:r w:rsidR="00450C2E" w:rsidRPr="00291FA9">
              <w:rPr>
                <w:i/>
                <w:iCs/>
                <w:sz w:val="20"/>
                <w:szCs w:val="20"/>
              </w:rPr>
              <w:t>ublications</w:t>
            </w:r>
          </w:p>
          <w:p w14:paraId="6F328F93" w14:textId="77777777" w:rsidR="00450C2E" w:rsidRPr="00291FA9" w:rsidRDefault="00450C2E" w:rsidP="006C73ED">
            <w:pPr>
              <w:jc w:val="center"/>
              <w:rPr>
                <w:i/>
                <w:iCs/>
                <w:sz w:val="20"/>
                <w:szCs w:val="20"/>
              </w:rPr>
            </w:pPr>
          </w:p>
        </w:tc>
        <w:tc>
          <w:tcPr>
            <w:tcW w:w="1559" w:type="dxa"/>
            <w:tcBorders>
              <w:bottom w:val="single" w:sz="6" w:space="0" w:color="000000"/>
            </w:tcBorders>
            <w:shd w:val="clear" w:color="auto" w:fill="auto"/>
          </w:tcPr>
          <w:p w14:paraId="01BAFE94" w14:textId="77777777" w:rsidR="00450C2E" w:rsidRPr="00291FA9" w:rsidRDefault="00E4395D" w:rsidP="006C73ED">
            <w:pPr>
              <w:jc w:val="center"/>
              <w:rPr>
                <w:i/>
                <w:iCs/>
                <w:sz w:val="20"/>
                <w:szCs w:val="20"/>
              </w:rPr>
            </w:pPr>
            <w:r>
              <w:rPr>
                <w:i/>
                <w:iCs/>
                <w:sz w:val="20"/>
                <w:szCs w:val="20"/>
              </w:rPr>
              <w:t>NARCIS Full P</w:t>
            </w:r>
            <w:r w:rsidR="00450C2E" w:rsidRPr="00291FA9">
              <w:rPr>
                <w:i/>
                <w:iCs/>
                <w:sz w:val="20"/>
                <w:szCs w:val="20"/>
              </w:rPr>
              <w:t>rofessors</w:t>
            </w:r>
          </w:p>
        </w:tc>
        <w:tc>
          <w:tcPr>
            <w:tcW w:w="2009" w:type="dxa"/>
            <w:tcBorders>
              <w:bottom w:val="single" w:sz="6" w:space="0" w:color="000000"/>
            </w:tcBorders>
            <w:shd w:val="clear" w:color="auto" w:fill="auto"/>
          </w:tcPr>
          <w:p w14:paraId="7DC5371F" w14:textId="77777777" w:rsidR="00450C2E" w:rsidRPr="00291FA9" w:rsidRDefault="00E4395D" w:rsidP="006C73ED">
            <w:pPr>
              <w:jc w:val="center"/>
              <w:rPr>
                <w:i/>
                <w:iCs/>
                <w:sz w:val="20"/>
                <w:szCs w:val="20"/>
              </w:rPr>
            </w:pPr>
            <w:r>
              <w:rPr>
                <w:i/>
                <w:iCs/>
                <w:sz w:val="20"/>
                <w:szCs w:val="20"/>
              </w:rPr>
              <w:t>Full P</w:t>
            </w:r>
            <w:r w:rsidR="00450C2E" w:rsidRPr="00291FA9">
              <w:rPr>
                <w:i/>
                <w:iCs/>
                <w:sz w:val="20"/>
                <w:szCs w:val="20"/>
              </w:rPr>
              <w:t xml:space="preserve">rofessors </w:t>
            </w:r>
            <w:r>
              <w:rPr>
                <w:i/>
                <w:iCs/>
                <w:sz w:val="20"/>
                <w:szCs w:val="20"/>
              </w:rPr>
              <w:t>Unique to</w:t>
            </w:r>
            <w:r w:rsidR="00450C2E" w:rsidRPr="00291FA9">
              <w:rPr>
                <w:i/>
                <w:iCs/>
                <w:sz w:val="20"/>
                <w:szCs w:val="20"/>
              </w:rPr>
              <w:t xml:space="preserve"> </w:t>
            </w:r>
            <w:r>
              <w:rPr>
                <w:i/>
                <w:iCs/>
                <w:sz w:val="20"/>
                <w:szCs w:val="20"/>
              </w:rPr>
              <w:t>T</w:t>
            </w:r>
            <w:r w:rsidR="00450C2E" w:rsidRPr="00291FA9">
              <w:rPr>
                <w:i/>
                <w:iCs/>
                <w:sz w:val="20"/>
                <w:szCs w:val="20"/>
              </w:rPr>
              <w:t xml:space="preserve">his </w:t>
            </w:r>
            <w:r>
              <w:rPr>
                <w:i/>
                <w:iCs/>
                <w:sz w:val="20"/>
                <w:szCs w:val="20"/>
              </w:rPr>
              <w:t>S</w:t>
            </w:r>
            <w:r w:rsidR="00450C2E" w:rsidRPr="00291FA9">
              <w:rPr>
                <w:i/>
                <w:iCs/>
                <w:sz w:val="20"/>
                <w:szCs w:val="20"/>
              </w:rPr>
              <w:t>eed</w:t>
            </w:r>
          </w:p>
        </w:tc>
      </w:tr>
      <w:tr w:rsidR="006C73ED" w14:paraId="55DE7BB2" w14:textId="77777777" w:rsidTr="006C73ED">
        <w:trPr>
          <w:trHeight w:val="255"/>
          <w:jc w:val="center"/>
        </w:trPr>
        <w:tc>
          <w:tcPr>
            <w:tcW w:w="1951" w:type="dxa"/>
            <w:tcBorders>
              <w:right w:val="single" w:sz="4" w:space="0" w:color="auto"/>
            </w:tcBorders>
            <w:shd w:val="clear" w:color="auto" w:fill="auto"/>
            <w:noWrap/>
          </w:tcPr>
          <w:p w14:paraId="732AEA73" w14:textId="77777777" w:rsidR="006C73ED" w:rsidRDefault="006C73ED" w:rsidP="00154142">
            <w:pPr>
              <w:jc w:val="left"/>
            </w:pPr>
            <w:r>
              <w:t xml:space="preserve"> EM</w:t>
            </w:r>
          </w:p>
        </w:tc>
        <w:tc>
          <w:tcPr>
            <w:tcW w:w="1843" w:type="dxa"/>
            <w:tcBorders>
              <w:left w:val="single" w:sz="4" w:space="0" w:color="auto"/>
            </w:tcBorders>
            <w:shd w:val="clear" w:color="auto" w:fill="auto"/>
            <w:noWrap/>
          </w:tcPr>
          <w:p w14:paraId="507132F7" w14:textId="77777777" w:rsidR="006C73ED" w:rsidRDefault="006C73ED" w:rsidP="00154142">
            <w:pPr>
              <w:jc w:val="left"/>
            </w:pPr>
            <w:r>
              <w:t>40,826</w:t>
            </w:r>
          </w:p>
        </w:tc>
        <w:tc>
          <w:tcPr>
            <w:tcW w:w="1559" w:type="dxa"/>
            <w:shd w:val="clear" w:color="auto" w:fill="auto"/>
          </w:tcPr>
          <w:p w14:paraId="21BD0ADE" w14:textId="77777777" w:rsidR="006C73ED" w:rsidRDefault="006C73ED" w:rsidP="00154142">
            <w:pPr>
              <w:jc w:val="left"/>
            </w:pPr>
            <w:r>
              <w:t>4,786</w:t>
            </w:r>
          </w:p>
        </w:tc>
        <w:tc>
          <w:tcPr>
            <w:tcW w:w="2009" w:type="dxa"/>
            <w:shd w:val="clear" w:color="auto" w:fill="auto"/>
          </w:tcPr>
          <w:p w14:paraId="6C56B805" w14:textId="77777777" w:rsidR="006C73ED" w:rsidRDefault="006C73ED" w:rsidP="00154142">
            <w:pPr>
              <w:jc w:val="left"/>
            </w:pPr>
            <w:r>
              <w:t>790</w:t>
            </w:r>
          </w:p>
        </w:tc>
      </w:tr>
      <w:tr w:rsidR="006C73ED" w14:paraId="0C1A6A60" w14:textId="77777777" w:rsidTr="006C73ED">
        <w:trPr>
          <w:trHeight w:val="255"/>
          <w:jc w:val="center"/>
        </w:trPr>
        <w:tc>
          <w:tcPr>
            <w:tcW w:w="1951" w:type="dxa"/>
            <w:tcBorders>
              <w:right w:val="single" w:sz="4" w:space="0" w:color="auto"/>
            </w:tcBorders>
            <w:shd w:val="clear" w:color="auto" w:fill="auto"/>
            <w:noWrap/>
          </w:tcPr>
          <w:p w14:paraId="533C3A73" w14:textId="77777777" w:rsidR="006C73ED" w:rsidRDefault="006C73ED" w:rsidP="00154142">
            <w:pPr>
              <w:jc w:val="left"/>
            </w:pPr>
            <w:r>
              <w:t xml:space="preserve"> RP</w:t>
            </w:r>
          </w:p>
        </w:tc>
        <w:tc>
          <w:tcPr>
            <w:tcW w:w="1843" w:type="dxa"/>
            <w:tcBorders>
              <w:left w:val="single" w:sz="4" w:space="0" w:color="auto"/>
            </w:tcBorders>
            <w:shd w:val="clear" w:color="auto" w:fill="auto"/>
            <w:noWrap/>
          </w:tcPr>
          <w:p w14:paraId="489B1F00" w14:textId="77777777" w:rsidR="006C73ED" w:rsidRDefault="006C73ED" w:rsidP="00154142">
            <w:pPr>
              <w:jc w:val="left"/>
            </w:pPr>
            <w:r>
              <w:t>81,079</w:t>
            </w:r>
          </w:p>
        </w:tc>
        <w:tc>
          <w:tcPr>
            <w:tcW w:w="1559" w:type="dxa"/>
            <w:shd w:val="clear" w:color="auto" w:fill="auto"/>
          </w:tcPr>
          <w:p w14:paraId="020118F2" w14:textId="77777777" w:rsidR="006C73ED" w:rsidRDefault="006C73ED" w:rsidP="00154142">
            <w:pPr>
              <w:jc w:val="left"/>
            </w:pPr>
            <w:r>
              <w:t>5,819</w:t>
            </w:r>
          </w:p>
        </w:tc>
        <w:tc>
          <w:tcPr>
            <w:tcW w:w="2009" w:type="dxa"/>
            <w:shd w:val="clear" w:color="auto" w:fill="auto"/>
          </w:tcPr>
          <w:p w14:paraId="7F26BC80" w14:textId="77777777" w:rsidR="006C73ED" w:rsidRDefault="006C73ED" w:rsidP="00154142">
            <w:pPr>
              <w:jc w:val="left"/>
            </w:pPr>
            <w:r>
              <w:t>149</w:t>
            </w:r>
          </w:p>
        </w:tc>
      </w:tr>
      <w:tr w:rsidR="006C73ED" w14:paraId="46ADDE1B" w14:textId="77777777" w:rsidTr="006C73ED">
        <w:trPr>
          <w:trHeight w:val="255"/>
          <w:jc w:val="center"/>
        </w:trPr>
        <w:tc>
          <w:tcPr>
            <w:tcW w:w="1951" w:type="dxa"/>
            <w:tcBorders>
              <w:right w:val="single" w:sz="4" w:space="0" w:color="auto"/>
            </w:tcBorders>
            <w:shd w:val="clear" w:color="auto" w:fill="auto"/>
            <w:noWrap/>
          </w:tcPr>
          <w:p w14:paraId="6C6F9042" w14:textId="77777777" w:rsidR="006C73ED" w:rsidRDefault="006C73ED" w:rsidP="00154142">
            <w:pPr>
              <w:jc w:val="left"/>
            </w:pPr>
            <w:r>
              <w:t xml:space="preserve"> DL</w:t>
            </w:r>
          </w:p>
        </w:tc>
        <w:tc>
          <w:tcPr>
            <w:tcW w:w="1843" w:type="dxa"/>
            <w:tcBorders>
              <w:left w:val="single" w:sz="4" w:space="0" w:color="auto"/>
            </w:tcBorders>
            <w:shd w:val="clear" w:color="auto" w:fill="auto"/>
            <w:noWrap/>
          </w:tcPr>
          <w:p w14:paraId="0EFE1456" w14:textId="77777777" w:rsidR="006C73ED" w:rsidRDefault="006C73ED" w:rsidP="00154142">
            <w:pPr>
              <w:jc w:val="left"/>
            </w:pPr>
            <w:r>
              <w:t>79,515</w:t>
            </w:r>
          </w:p>
        </w:tc>
        <w:tc>
          <w:tcPr>
            <w:tcW w:w="1559" w:type="dxa"/>
            <w:shd w:val="clear" w:color="auto" w:fill="auto"/>
          </w:tcPr>
          <w:p w14:paraId="445EF17F" w14:textId="77777777" w:rsidR="006C73ED" w:rsidRDefault="006C73ED" w:rsidP="00154142">
            <w:pPr>
              <w:jc w:val="left"/>
            </w:pPr>
            <w:r>
              <w:t>5,749</w:t>
            </w:r>
          </w:p>
        </w:tc>
        <w:tc>
          <w:tcPr>
            <w:tcW w:w="2009" w:type="dxa"/>
            <w:shd w:val="clear" w:color="auto" w:fill="auto"/>
          </w:tcPr>
          <w:p w14:paraId="09636F34" w14:textId="77777777" w:rsidR="006C73ED" w:rsidRDefault="006C73ED" w:rsidP="00154142">
            <w:pPr>
              <w:jc w:val="left"/>
            </w:pPr>
            <w:r>
              <w:t>158</w:t>
            </w:r>
          </w:p>
        </w:tc>
      </w:tr>
      <w:tr w:rsidR="006C73ED" w14:paraId="31D9FEDE" w14:textId="77777777" w:rsidTr="006C73ED">
        <w:trPr>
          <w:trHeight w:val="255"/>
          <w:jc w:val="center"/>
        </w:trPr>
        <w:tc>
          <w:tcPr>
            <w:tcW w:w="1951" w:type="dxa"/>
            <w:tcBorders>
              <w:right w:val="single" w:sz="4" w:space="0" w:color="auto"/>
            </w:tcBorders>
            <w:shd w:val="clear" w:color="auto" w:fill="auto"/>
            <w:noWrap/>
          </w:tcPr>
          <w:p w14:paraId="172E7ED6" w14:textId="77777777" w:rsidR="006C73ED" w:rsidRDefault="006C73ED" w:rsidP="00154142">
            <w:pPr>
              <w:jc w:val="left"/>
            </w:pPr>
            <w:r>
              <w:t xml:space="preserve"> AL</w:t>
            </w:r>
          </w:p>
        </w:tc>
        <w:tc>
          <w:tcPr>
            <w:tcW w:w="1843" w:type="dxa"/>
            <w:tcBorders>
              <w:left w:val="single" w:sz="4" w:space="0" w:color="auto"/>
            </w:tcBorders>
            <w:shd w:val="clear" w:color="auto" w:fill="auto"/>
            <w:noWrap/>
          </w:tcPr>
          <w:p w14:paraId="6DC4A717" w14:textId="77777777" w:rsidR="006C73ED" w:rsidRDefault="006C73ED" w:rsidP="00154142">
            <w:pPr>
              <w:jc w:val="left"/>
            </w:pPr>
            <w:r>
              <w:t>28,837</w:t>
            </w:r>
          </w:p>
        </w:tc>
        <w:tc>
          <w:tcPr>
            <w:tcW w:w="1559" w:type="dxa"/>
            <w:shd w:val="clear" w:color="auto" w:fill="auto"/>
          </w:tcPr>
          <w:p w14:paraId="2C4B04E8" w14:textId="77777777" w:rsidR="006C73ED" w:rsidRDefault="006C73ED" w:rsidP="00154142">
            <w:pPr>
              <w:jc w:val="left"/>
            </w:pPr>
            <w:r>
              <w:t>5,018</w:t>
            </w:r>
          </w:p>
        </w:tc>
        <w:tc>
          <w:tcPr>
            <w:tcW w:w="2009" w:type="dxa"/>
            <w:shd w:val="clear" w:color="auto" w:fill="auto"/>
          </w:tcPr>
          <w:p w14:paraId="55081351" w14:textId="77777777" w:rsidR="006C73ED" w:rsidRDefault="006C73ED" w:rsidP="00154142">
            <w:pPr>
              <w:jc w:val="left"/>
            </w:pPr>
            <w:r>
              <w:t>76</w:t>
            </w:r>
          </w:p>
        </w:tc>
      </w:tr>
      <w:tr w:rsidR="006C73ED" w:rsidRPr="006E2DB5" w14:paraId="57BCFFE5" w14:textId="77777777" w:rsidTr="006C73ED">
        <w:trPr>
          <w:trHeight w:val="255"/>
          <w:jc w:val="center"/>
        </w:trPr>
        <w:tc>
          <w:tcPr>
            <w:tcW w:w="1951" w:type="dxa"/>
            <w:tcBorders>
              <w:bottom w:val="single" w:sz="4" w:space="0" w:color="auto"/>
              <w:right w:val="single" w:sz="4" w:space="0" w:color="auto"/>
            </w:tcBorders>
            <w:shd w:val="clear" w:color="auto" w:fill="auto"/>
            <w:noWrap/>
          </w:tcPr>
          <w:p w14:paraId="13134878" w14:textId="77777777" w:rsidR="006C73ED" w:rsidRPr="00405728" w:rsidRDefault="006C73ED" w:rsidP="00154142">
            <w:pPr>
              <w:tabs>
                <w:tab w:val="right" w:pos="2586"/>
              </w:tabs>
              <w:jc w:val="left"/>
            </w:pPr>
            <w:r>
              <w:t xml:space="preserve"> </w:t>
            </w:r>
            <w:r w:rsidRPr="00405728">
              <w:t>DAI</w:t>
            </w:r>
          </w:p>
        </w:tc>
        <w:tc>
          <w:tcPr>
            <w:tcW w:w="1843" w:type="dxa"/>
            <w:tcBorders>
              <w:left w:val="single" w:sz="4" w:space="0" w:color="auto"/>
              <w:bottom w:val="single" w:sz="4" w:space="0" w:color="auto"/>
            </w:tcBorders>
            <w:shd w:val="clear" w:color="auto" w:fill="auto"/>
            <w:noWrap/>
          </w:tcPr>
          <w:p w14:paraId="65CFD173" w14:textId="77777777" w:rsidR="006C73ED" w:rsidRPr="00E2178C" w:rsidRDefault="006C73ED" w:rsidP="00154142">
            <w:pPr>
              <w:jc w:val="left"/>
            </w:pPr>
            <w:r w:rsidRPr="00E2178C">
              <w:t>30</w:t>
            </w:r>
            <w:r>
              <w:t>,</w:t>
            </w:r>
            <w:r w:rsidRPr="00E2178C">
              <w:t>322</w:t>
            </w:r>
          </w:p>
        </w:tc>
        <w:tc>
          <w:tcPr>
            <w:tcW w:w="1559" w:type="dxa"/>
            <w:tcBorders>
              <w:bottom w:val="single" w:sz="4" w:space="0" w:color="auto"/>
            </w:tcBorders>
            <w:shd w:val="clear" w:color="auto" w:fill="auto"/>
          </w:tcPr>
          <w:p w14:paraId="70A308E8" w14:textId="77777777" w:rsidR="006C73ED" w:rsidRPr="00E2178C" w:rsidRDefault="006C73ED" w:rsidP="00154142">
            <w:pPr>
              <w:jc w:val="left"/>
            </w:pPr>
            <w:r w:rsidRPr="00E2178C">
              <w:t>2</w:t>
            </w:r>
            <w:r>
              <w:t>,</w:t>
            </w:r>
            <w:r w:rsidRPr="00E2178C">
              <w:t>742</w:t>
            </w:r>
          </w:p>
        </w:tc>
        <w:tc>
          <w:tcPr>
            <w:tcW w:w="2009" w:type="dxa"/>
            <w:tcBorders>
              <w:bottom w:val="single" w:sz="4" w:space="0" w:color="auto"/>
            </w:tcBorders>
            <w:shd w:val="clear" w:color="auto" w:fill="auto"/>
          </w:tcPr>
          <w:p w14:paraId="3999AE35" w14:textId="77777777" w:rsidR="006C73ED" w:rsidRPr="00291FA9" w:rsidRDefault="006C73ED" w:rsidP="00154142">
            <w:pPr>
              <w:keepNext/>
              <w:jc w:val="left"/>
              <w:rPr>
                <w:highlight w:val="yellow"/>
              </w:rPr>
            </w:pPr>
            <w:r w:rsidRPr="002018D9">
              <w:t>162</w:t>
            </w:r>
          </w:p>
        </w:tc>
      </w:tr>
      <w:tr w:rsidR="008F4186" w:rsidRPr="006E2DB5" w14:paraId="340F69B9" w14:textId="77777777" w:rsidTr="00154142">
        <w:trPr>
          <w:trHeight w:val="255"/>
          <w:jc w:val="center"/>
        </w:trPr>
        <w:tc>
          <w:tcPr>
            <w:tcW w:w="1951" w:type="dxa"/>
            <w:tcBorders>
              <w:top w:val="single" w:sz="4" w:space="0" w:color="auto"/>
              <w:bottom w:val="single" w:sz="12" w:space="0" w:color="000000"/>
              <w:right w:val="single" w:sz="4" w:space="0" w:color="auto"/>
            </w:tcBorders>
            <w:shd w:val="clear" w:color="auto" w:fill="auto"/>
            <w:noWrap/>
          </w:tcPr>
          <w:p w14:paraId="08B1C977" w14:textId="77777777" w:rsidR="00450C2E" w:rsidRPr="00291FA9" w:rsidRDefault="00450C2E" w:rsidP="009D351A">
            <w:pPr>
              <w:jc w:val="left"/>
              <w:rPr>
                <w:b/>
              </w:rPr>
            </w:pPr>
            <w:r w:rsidRPr="00291FA9">
              <w:rPr>
                <w:b/>
              </w:rPr>
              <w:t>Total unique</w:t>
            </w:r>
            <w:r w:rsidR="008F4186">
              <w:rPr>
                <w:b/>
              </w:rPr>
              <w:t xml:space="preserve"> in combined seed</w:t>
            </w:r>
          </w:p>
        </w:tc>
        <w:tc>
          <w:tcPr>
            <w:tcW w:w="1843" w:type="dxa"/>
            <w:tcBorders>
              <w:top w:val="single" w:sz="4" w:space="0" w:color="auto"/>
              <w:left w:val="single" w:sz="4" w:space="0" w:color="auto"/>
              <w:bottom w:val="single" w:sz="12" w:space="0" w:color="000000"/>
            </w:tcBorders>
            <w:shd w:val="clear" w:color="auto" w:fill="auto"/>
            <w:noWrap/>
          </w:tcPr>
          <w:p w14:paraId="278A8278" w14:textId="77777777" w:rsidR="00450C2E" w:rsidRPr="00291FA9" w:rsidRDefault="008F4186" w:rsidP="00154142">
            <w:pPr>
              <w:jc w:val="left"/>
              <w:rPr>
                <w:b/>
              </w:rPr>
            </w:pPr>
            <w:r>
              <w:rPr>
                <w:b/>
              </w:rPr>
              <w:br/>
            </w:r>
            <w:r w:rsidR="00450C2E" w:rsidRPr="00291FA9">
              <w:rPr>
                <w:b/>
              </w:rPr>
              <w:t>174</w:t>
            </w:r>
            <w:r w:rsidR="005B6B5A">
              <w:rPr>
                <w:b/>
              </w:rPr>
              <w:t>,</w:t>
            </w:r>
            <w:r w:rsidR="00450C2E" w:rsidRPr="00291FA9">
              <w:rPr>
                <w:b/>
              </w:rPr>
              <w:t>568</w:t>
            </w:r>
          </w:p>
        </w:tc>
        <w:tc>
          <w:tcPr>
            <w:tcW w:w="1559" w:type="dxa"/>
            <w:tcBorders>
              <w:top w:val="single" w:sz="4" w:space="0" w:color="auto"/>
              <w:bottom w:val="single" w:sz="12" w:space="0" w:color="000000"/>
            </w:tcBorders>
            <w:shd w:val="clear" w:color="auto" w:fill="auto"/>
          </w:tcPr>
          <w:p w14:paraId="07BBFDD4" w14:textId="77777777" w:rsidR="00450C2E" w:rsidRPr="00291FA9" w:rsidRDefault="008F4186" w:rsidP="00154142">
            <w:pPr>
              <w:jc w:val="left"/>
              <w:rPr>
                <w:b/>
              </w:rPr>
            </w:pPr>
            <w:r>
              <w:rPr>
                <w:b/>
              </w:rPr>
              <w:br/>
            </w:r>
            <w:r w:rsidR="00450C2E" w:rsidRPr="00291FA9">
              <w:rPr>
                <w:b/>
              </w:rPr>
              <w:t>6</w:t>
            </w:r>
            <w:r w:rsidR="005B6B5A">
              <w:rPr>
                <w:b/>
              </w:rPr>
              <w:t>,</w:t>
            </w:r>
            <w:r w:rsidR="00450C2E" w:rsidRPr="00291FA9">
              <w:rPr>
                <w:b/>
              </w:rPr>
              <w:t>989</w:t>
            </w:r>
          </w:p>
        </w:tc>
        <w:tc>
          <w:tcPr>
            <w:tcW w:w="2009" w:type="dxa"/>
            <w:tcBorders>
              <w:top w:val="single" w:sz="4" w:space="0" w:color="auto"/>
              <w:bottom w:val="single" w:sz="12" w:space="0" w:color="000000"/>
            </w:tcBorders>
            <w:shd w:val="clear" w:color="auto" w:fill="auto"/>
          </w:tcPr>
          <w:p w14:paraId="52056563" w14:textId="77777777" w:rsidR="00450C2E" w:rsidRPr="00291FA9" w:rsidRDefault="00450C2E" w:rsidP="00154142">
            <w:pPr>
              <w:keepNext/>
              <w:jc w:val="left"/>
              <w:rPr>
                <w:b/>
              </w:rPr>
            </w:pPr>
          </w:p>
        </w:tc>
      </w:tr>
    </w:tbl>
    <w:p w14:paraId="4E57A11E" w14:textId="77777777" w:rsidR="003B62DB" w:rsidRDefault="003B62DB" w:rsidP="00154142">
      <w:pPr>
        <w:jc w:val="left"/>
        <w:rPr>
          <w:highlight w:val="yellow"/>
        </w:rPr>
      </w:pPr>
    </w:p>
    <w:p w14:paraId="12CCDD9C" w14:textId="2D0C3A2D" w:rsidR="00676386" w:rsidRDefault="00676386" w:rsidP="006C73ED">
      <w:pPr>
        <w:rPr>
          <w:noProof/>
        </w:rPr>
      </w:pPr>
      <w:r>
        <w:t xml:space="preserve">To further improve </w:t>
      </w:r>
      <w:r w:rsidR="000A2F58">
        <w:t xml:space="preserve">the </w:t>
      </w:r>
      <w:r>
        <w:t>quality</w:t>
      </w:r>
      <w:r w:rsidR="000A2F58">
        <w:t xml:space="preserve"> of the seed</w:t>
      </w:r>
      <w:r>
        <w:t>, we remove</w:t>
      </w:r>
      <w:r w:rsidR="005E3654">
        <w:t xml:space="preserve"> both</w:t>
      </w:r>
      <w:r>
        <w:t xml:space="preserve"> </w:t>
      </w:r>
      <w:r w:rsidRPr="005E3654">
        <w:rPr>
          <w:i/>
        </w:rPr>
        <w:t>multiple assignments</w:t>
      </w:r>
      <w:r>
        <w:t xml:space="preserve"> and </w:t>
      </w:r>
      <w:r w:rsidRPr="00DE0C47">
        <w:rPr>
          <w:i/>
        </w:rPr>
        <w:t>common names</w:t>
      </w:r>
      <w:r>
        <w:t xml:space="preserve">. </w:t>
      </w:r>
      <w:r w:rsidR="00D012D8">
        <w:t>One specific feature of the CWTS database is that it records for every author name</w:t>
      </w:r>
      <w:r w:rsidR="00BB6499">
        <w:t xml:space="preserve"> - </w:t>
      </w:r>
      <w:r w:rsidR="00D012D8">
        <w:t xml:space="preserve"> </w:t>
      </w:r>
      <w:r w:rsidR="00D012D8">
        <w:lastRenderedPageBreak/>
        <w:t xml:space="preserve">publication pair the author position number. When </w:t>
      </w:r>
      <w:r w:rsidR="008F4186">
        <w:t>more</w:t>
      </w:r>
      <w:r w:rsidR="00BA7631">
        <w:t xml:space="preserve"> tha</w:t>
      </w:r>
      <w:r w:rsidR="00317024">
        <w:t>n one professor is</w:t>
      </w:r>
      <w:r w:rsidR="008F4186">
        <w:t xml:space="preserve"> matched to the same paper </w:t>
      </w:r>
      <w:r w:rsidR="00BB6499">
        <w:t xml:space="preserve">and </w:t>
      </w:r>
      <w:r w:rsidR="008F4186">
        <w:t>the</w:t>
      </w:r>
      <w:r w:rsidR="00550F37">
        <w:t xml:space="preserve"> same</w:t>
      </w:r>
      <w:r w:rsidR="008F4186">
        <w:t xml:space="preserve"> </w:t>
      </w:r>
      <w:r w:rsidR="00550F37">
        <w:t>author position number</w:t>
      </w:r>
      <w:r w:rsidR="00D012D8">
        <w:t xml:space="preserve"> we call this a case of </w:t>
      </w:r>
      <w:r w:rsidR="00D012D8" w:rsidRPr="00D012D8">
        <w:rPr>
          <w:i/>
        </w:rPr>
        <w:t>multiple assignment</w:t>
      </w:r>
      <w:r w:rsidR="008F4186">
        <w:t xml:space="preserve">. </w:t>
      </w:r>
      <w:r w:rsidR="00550F37">
        <w:t xml:space="preserve">Clearly this is wrong, as only one </w:t>
      </w:r>
      <w:r w:rsidR="005E3654">
        <w:t xml:space="preserve">professor </w:t>
      </w:r>
      <w:r w:rsidR="00550F37">
        <w:t>should be matched to one author.</w:t>
      </w:r>
      <w:r w:rsidR="00DC4E30">
        <w:t xml:space="preserve"> </w:t>
      </w:r>
      <w:r w:rsidR="008F4186">
        <w:t>In order to keep the seed as precise as possible and thus sacrificing some recall for precision, all the</w:t>
      </w:r>
      <w:r w:rsidR="00550F37">
        <w:t xml:space="preserve">se records have been removed </w:t>
      </w:r>
      <w:r w:rsidR="008F4186">
        <w:t>(see</w:t>
      </w:r>
      <w:r w:rsidR="005E59B3">
        <w:t xml:space="preserve"> </w:t>
      </w:r>
      <w:r w:rsidR="005E59B3">
        <w:fldChar w:fldCharType="begin"/>
      </w:r>
      <w:r w:rsidR="005E59B3">
        <w:instrText xml:space="preserve"> REF _Ref228242932 \h </w:instrText>
      </w:r>
      <w:r w:rsidR="005E59B3">
        <w:fldChar w:fldCharType="separate"/>
      </w:r>
      <w:r w:rsidR="00E32425" w:rsidRPr="00676386">
        <w:t xml:space="preserve">Table </w:t>
      </w:r>
      <w:r w:rsidR="00E32425">
        <w:rPr>
          <w:noProof/>
        </w:rPr>
        <w:t>2</w:t>
      </w:r>
      <w:r w:rsidR="005E59B3">
        <w:fldChar w:fldCharType="end"/>
      </w:r>
      <w:r w:rsidR="006C0660">
        <w:t>, ‘remove multiple assignments’</w:t>
      </w:r>
      <w:r w:rsidR="008F4186">
        <w:t>).</w:t>
      </w:r>
      <w:r>
        <w:t xml:space="preserve"> </w:t>
      </w:r>
      <w:r w:rsidR="000A2F58">
        <w:t xml:space="preserve">Also, authors with very </w:t>
      </w:r>
      <w:r w:rsidR="000A2F58" w:rsidRPr="00D012D8">
        <w:rPr>
          <w:i/>
        </w:rPr>
        <w:t>common names</w:t>
      </w:r>
      <w:r w:rsidR="000A2F58">
        <w:t xml:space="preserve"> could be problematic in the seeds based on author-affiliation combinations (i.e. it is not impossible that within the same institution there are two different </w:t>
      </w:r>
      <w:r w:rsidR="005E3654">
        <w:t xml:space="preserve">professors </w:t>
      </w:r>
      <w:r w:rsidR="000A2F58">
        <w:t>with the same author name). In order to minimize this problem, t</w:t>
      </w:r>
      <w:r>
        <w:t>he</w:t>
      </w:r>
      <w:r w:rsidR="006C0660" w:rsidRPr="00792666">
        <w:t xml:space="preserve"> </w:t>
      </w:r>
      <w:r w:rsidR="000A2F58">
        <w:t xml:space="preserve">names that belong to the </w:t>
      </w:r>
      <w:r w:rsidRPr="00792666">
        <w:t xml:space="preserve">top 5% </w:t>
      </w:r>
      <w:r w:rsidR="006C0660" w:rsidRPr="00792666">
        <w:t xml:space="preserve">most common </w:t>
      </w:r>
      <w:r w:rsidR="006C0660">
        <w:t xml:space="preserve">author names </w:t>
      </w:r>
      <w:r w:rsidR="005E3654">
        <w:t xml:space="preserve">in the Netherlands </w:t>
      </w:r>
      <w:r w:rsidR="006C0660">
        <w:t>(first initial-</w:t>
      </w:r>
      <w:r w:rsidR="006C0660" w:rsidRPr="00792666">
        <w:t>last name pairs)</w:t>
      </w:r>
      <w:r w:rsidR="006C0660">
        <w:t xml:space="preserve"> </w:t>
      </w:r>
      <w:r w:rsidR="006C0660" w:rsidRPr="00792666">
        <w:t>from the former t</w:t>
      </w:r>
      <w:r w:rsidR="006C0660">
        <w:t>wo seed-approaches (RP and DL</w:t>
      </w:r>
      <w:r w:rsidR="006C0660" w:rsidRPr="00792666">
        <w:t xml:space="preserve">) and the top 10% </w:t>
      </w:r>
      <w:r w:rsidR="006C0660" w:rsidRPr="00E056D1">
        <w:t>from the l</w:t>
      </w:r>
      <w:r>
        <w:t>e</w:t>
      </w:r>
      <w:r w:rsidR="006C0660" w:rsidRPr="00E056D1">
        <w:t xml:space="preserve">ast </w:t>
      </w:r>
      <w:r>
        <w:t>precise</w:t>
      </w:r>
      <w:r w:rsidRPr="00E056D1">
        <w:t xml:space="preserve"> </w:t>
      </w:r>
      <w:r w:rsidR="006C0660" w:rsidRPr="00E056D1">
        <w:t>approach (</w:t>
      </w:r>
      <w:r w:rsidR="006C0660">
        <w:t>AL</w:t>
      </w:r>
      <w:r w:rsidR="006C0660" w:rsidRPr="00E056D1">
        <w:t>)</w:t>
      </w:r>
      <w:r w:rsidR="000A2F58">
        <w:t xml:space="preserve"> have been removed</w:t>
      </w:r>
      <w:r w:rsidR="006C0660" w:rsidRPr="00E056D1">
        <w:t xml:space="preserve"> </w:t>
      </w:r>
      <w:r w:rsidR="006C0660">
        <w:t xml:space="preserve">to keep </w:t>
      </w:r>
      <w:r w:rsidR="006C0660" w:rsidRPr="00E056D1">
        <w:t>the level of ‘noise’ (i.e.</w:t>
      </w:r>
      <w:r w:rsidR="005B6B5A">
        <w:t>,</w:t>
      </w:r>
      <w:r w:rsidR="006C0660" w:rsidRPr="00E056D1">
        <w:t xml:space="preserve"> false positives) in the seed </w:t>
      </w:r>
      <w:r w:rsidR="006C0660">
        <w:t>to a minimum</w:t>
      </w:r>
      <w:r w:rsidR="006C0660" w:rsidRPr="00E056D1">
        <w:t>.</w:t>
      </w:r>
      <w:r w:rsidR="006C0660">
        <w:t xml:space="preserve"> (Se</w:t>
      </w:r>
      <w:r w:rsidR="00766CC2">
        <w:t>e</w:t>
      </w:r>
      <w:r w:rsidR="00B04B30">
        <w:t xml:space="preserve"> </w:t>
      </w:r>
      <w:r w:rsidR="006C0660">
        <w:fldChar w:fldCharType="begin"/>
      </w:r>
      <w:r w:rsidR="006C0660">
        <w:instrText xml:space="preserve"> REF _Ref214963787 \h </w:instrText>
      </w:r>
      <w:r w:rsidR="009D351A">
        <w:instrText xml:space="preserve"> \* MERGEFORMAT </w:instrText>
      </w:r>
      <w:r w:rsidR="006C0660">
        <w:fldChar w:fldCharType="separate"/>
      </w:r>
      <w:r w:rsidR="00E32425" w:rsidRPr="00676386">
        <w:rPr>
          <w:noProof/>
        </w:rPr>
        <w:t xml:space="preserve">Table </w:t>
      </w:r>
      <w:r w:rsidR="00E32425">
        <w:rPr>
          <w:noProof/>
        </w:rPr>
        <w:t>2</w:t>
      </w:r>
      <w:r w:rsidR="006C0660">
        <w:fldChar w:fldCharType="end"/>
      </w:r>
      <w:r w:rsidR="006C0660">
        <w:t xml:space="preserve">, </w:t>
      </w:r>
      <w:r w:rsidR="005F056A">
        <w:t xml:space="preserve">column </w:t>
      </w:r>
      <w:r w:rsidR="006C0660">
        <w:t>‘remove common names’)</w:t>
      </w:r>
      <w:r w:rsidR="005F056A">
        <w:t>.</w:t>
      </w:r>
    </w:p>
    <w:p w14:paraId="6415683A" w14:textId="77777777" w:rsidR="000A2F58" w:rsidRPr="00E056D1" w:rsidRDefault="000A2F58" w:rsidP="006C73ED">
      <w:pPr>
        <w:rPr>
          <w:noProof/>
        </w:rPr>
      </w:pPr>
    </w:p>
    <w:p w14:paraId="585E57C0" w14:textId="244C535C" w:rsidR="00583A12" w:rsidRDefault="00676386" w:rsidP="006C73ED">
      <w:r>
        <w:t xml:space="preserve">The </w:t>
      </w:r>
      <w:r w:rsidR="000A2F58">
        <w:t xml:space="preserve">final </w:t>
      </w:r>
      <w:r>
        <w:t xml:space="preserve">resulting seed comprises </w:t>
      </w:r>
      <w:r w:rsidR="00B46479">
        <w:t>6</w:t>
      </w:r>
      <w:r w:rsidR="005B6B5A">
        <w:t>,</w:t>
      </w:r>
      <w:r w:rsidR="00B46479">
        <w:t>753</w:t>
      </w:r>
      <w:r w:rsidR="00DC4E30">
        <w:t xml:space="preserve"> professors </w:t>
      </w:r>
      <w:r w:rsidR="003E785A">
        <w:t xml:space="preserve">(80% of initial set of 8,378) </w:t>
      </w:r>
      <w:r w:rsidR="00DC4E30">
        <w:t>w</w:t>
      </w:r>
      <w:r>
        <w:t>ith</w:t>
      </w:r>
      <w:r w:rsidR="003B62DB">
        <w:t xml:space="preserve"> </w:t>
      </w:r>
      <w:r w:rsidR="00B46479" w:rsidRPr="00651DB7">
        <w:t>157</w:t>
      </w:r>
      <w:r w:rsidR="005B6B5A">
        <w:t>,</w:t>
      </w:r>
      <w:r w:rsidR="00B46479" w:rsidRPr="00651DB7">
        <w:t>343</w:t>
      </w:r>
      <w:r w:rsidR="00B46479">
        <w:t xml:space="preserve"> </w:t>
      </w:r>
      <w:r w:rsidR="003B62DB">
        <w:t>unique papers</w:t>
      </w:r>
      <w:r w:rsidR="006C0660">
        <w:t xml:space="preserve">. </w:t>
      </w:r>
    </w:p>
    <w:p w14:paraId="365955CA" w14:textId="77777777" w:rsidR="00911196" w:rsidRDefault="00911196" w:rsidP="006C73ED">
      <w:pPr>
        <w:pStyle w:val="007-Caption"/>
      </w:pPr>
      <w:bookmarkStart w:id="28" w:name="_Ref214963787"/>
    </w:p>
    <w:p w14:paraId="1C3CF596" w14:textId="77777777" w:rsidR="008F4186" w:rsidRPr="00676386" w:rsidRDefault="008F4186" w:rsidP="006C73ED">
      <w:pPr>
        <w:pStyle w:val="007-Caption"/>
      </w:pPr>
      <w:bookmarkStart w:id="29" w:name="_Ref228242932"/>
      <w:r w:rsidRPr="00676386">
        <w:t xml:space="preserve">Table </w:t>
      </w:r>
      <w:r w:rsidRPr="00676386">
        <w:fldChar w:fldCharType="begin"/>
      </w:r>
      <w:r w:rsidRPr="00676386">
        <w:instrText xml:space="preserve"> SEQ Table \* ARABIC </w:instrText>
      </w:r>
      <w:r w:rsidRPr="00676386">
        <w:fldChar w:fldCharType="separate"/>
      </w:r>
      <w:r w:rsidR="00E32425">
        <w:rPr>
          <w:noProof/>
        </w:rPr>
        <w:t>2</w:t>
      </w:r>
      <w:r w:rsidRPr="00676386">
        <w:fldChar w:fldCharType="end"/>
      </w:r>
      <w:bookmarkEnd w:id="28"/>
      <w:bookmarkEnd w:id="29"/>
      <w:r w:rsidRPr="00676386">
        <w:t xml:space="preserve">: </w:t>
      </w:r>
      <w:r w:rsidR="005B6B5A" w:rsidRPr="006C73ED">
        <w:t>P</w:t>
      </w:r>
      <w:r w:rsidRPr="006C73ED">
        <w:t>runing the seeds</w:t>
      </w:r>
      <w:r w:rsidR="005B6B5A" w:rsidRPr="006C73ED">
        <w:t xml:space="preserve"> to increase precision</w:t>
      </w:r>
    </w:p>
    <w:tbl>
      <w:tblPr>
        <w:tblW w:w="7684" w:type="dxa"/>
        <w:jc w:val="center"/>
        <w:tblBorders>
          <w:top w:val="single" w:sz="12" w:space="0" w:color="000000"/>
          <w:bottom w:val="single" w:sz="12" w:space="0" w:color="000000"/>
        </w:tblBorders>
        <w:tblLayout w:type="fixed"/>
        <w:tblLook w:val="0620" w:firstRow="1" w:lastRow="0" w:firstColumn="0" w:lastColumn="0" w:noHBand="1" w:noVBand="1"/>
      </w:tblPr>
      <w:tblGrid>
        <w:gridCol w:w="817"/>
        <w:gridCol w:w="1134"/>
        <w:gridCol w:w="1985"/>
        <w:gridCol w:w="1701"/>
        <w:gridCol w:w="2047"/>
      </w:tblGrid>
      <w:tr w:rsidR="008F4186" w14:paraId="4503E90F" w14:textId="77777777" w:rsidTr="009B4E38">
        <w:trPr>
          <w:trHeight w:val="255"/>
          <w:jc w:val="center"/>
        </w:trPr>
        <w:tc>
          <w:tcPr>
            <w:tcW w:w="1951" w:type="dxa"/>
            <w:gridSpan w:val="2"/>
            <w:tcBorders>
              <w:top w:val="single" w:sz="12" w:space="0" w:color="000000"/>
              <w:bottom w:val="single" w:sz="6" w:space="0" w:color="000000"/>
              <w:right w:val="single" w:sz="4" w:space="0" w:color="auto"/>
            </w:tcBorders>
            <w:shd w:val="clear" w:color="auto" w:fill="auto"/>
            <w:noWrap/>
          </w:tcPr>
          <w:p w14:paraId="69A62EBE" w14:textId="77777777" w:rsidR="009042A6" w:rsidRPr="00291FA9" w:rsidRDefault="009042A6" w:rsidP="006C73ED">
            <w:pPr>
              <w:jc w:val="center"/>
              <w:rPr>
                <w:i/>
                <w:iCs/>
                <w:sz w:val="20"/>
                <w:szCs w:val="20"/>
              </w:rPr>
            </w:pPr>
            <w:r w:rsidRPr="00291FA9">
              <w:rPr>
                <w:i/>
                <w:iCs/>
                <w:sz w:val="20"/>
                <w:szCs w:val="20"/>
              </w:rPr>
              <w:t xml:space="preserve">Seed </w:t>
            </w:r>
            <w:r w:rsidR="00676386">
              <w:rPr>
                <w:i/>
                <w:iCs/>
                <w:sz w:val="20"/>
                <w:szCs w:val="20"/>
              </w:rPr>
              <w:t>M</w:t>
            </w:r>
            <w:r w:rsidRPr="00291FA9">
              <w:rPr>
                <w:i/>
                <w:iCs/>
                <w:sz w:val="20"/>
                <w:szCs w:val="20"/>
              </w:rPr>
              <w:t>ethod</w:t>
            </w:r>
          </w:p>
        </w:tc>
        <w:tc>
          <w:tcPr>
            <w:tcW w:w="1985" w:type="dxa"/>
            <w:tcBorders>
              <w:bottom w:val="single" w:sz="6" w:space="0" w:color="000000"/>
            </w:tcBorders>
            <w:shd w:val="clear" w:color="auto" w:fill="auto"/>
          </w:tcPr>
          <w:p w14:paraId="275C1228" w14:textId="77777777" w:rsidR="009042A6" w:rsidRPr="00291FA9" w:rsidRDefault="00676386" w:rsidP="006C73ED">
            <w:pPr>
              <w:jc w:val="center"/>
              <w:rPr>
                <w:i/>
                <w:iCs/>
                <w:sz w:val="20"/>
                <w:szCs w:val="20"/>
              </w:rPr>
            </w:pPr>
            <w:r>
              <w:rPr>
                <w:i/>
                <w:iCs/>
                <w:sz w:val="20"/>
                <w:szCs w:val="20"/>
              </w:rPr>
              <w:t>N</w:t>
            </w:r>
            <w:r w:rsidR="006C0660">
              <w:rPr>
                <w:i/>
                <w:iCs/>
                <w:sz w:val="20"/>
                <w:szCs w:val="20"/>
              </w:rPr>
              <w:t xml:space="preserve">umber of </w:t>
            </w:r>
            <w:r>
              <w:rPr>
                <w:i/>
                <w:iCs/>
                <w:sz w:val="20"/>
                <w:szCs w:val="20"/>
              </w:rPr>
              <w:t>F</w:t>
            </w:r>
            <w:r w:rsidR="006C0660">
              <w:rPr>
                <w:i/>
                <w:iCs/>
                <w:sz w:val="20"/>
                <w:szCs w:val="20"/>
              </w:rPr>
              <w:t>ound</w:t>
            </w:r>
            <w:r w:rsidR="009042A6" w:rsidRPr="00291FA9">
              <w:rPr>
                <w:i/>
                <w:iCs/>
                <w:sz w:val="20"/>
                <w:szCs w:val="20"/>
              </w:rPr>
              <w:t xml:space="preserve"> </w:t>
            </w:r>
            <w:r>
              <w:rPr>
                <w:i/>
                <w:iCs/>
                <w:sz w:val="20"/>
                <w:szCs w:val="20"/>
              </w:rPr>
              <w:t>P</w:t>
            </w:r>
            <w:r w:rsidR="009042A6" w:rsidRPr="00291FA9">
              <w:rPr>
                <w:i/>
                <w:iCs/>
                <w:sz w:val="20"/>
                <w:szCs w:val="20"/>
              </w:rPr>
              <w:t>rofessors</w:t>
            </w:r>
          </w:p>
        </w:tc>
        <w:tc>
          <w:tcPr>
            <w:tcW w:w="1701" w:type="dxa"/>
            <w:tcBorders>
              <w:bottom w:val="single" w:sz="6" w:space="0" w:color="000000"/>
            </w:tcBorders>
            <w:shd w:val="clear" w:color="auto" w:fill="auto"/>
            <w:noWrap/>
          </w:tcPr>
          <w:p w14:paraId="123147EC" w14:textId="77777777" w:rsidR="009042A6" w:rsidRPr="00291FA9" w:rsidRDefault="00676386" w:rsidP="006C73ED">
            <w:pPr>
              <w:jc w:val="center"/>
              <w:rPr>
                <w:i/>
                <w:iCs/>
                <w:sz w:val="20"/>
                <w:szCs w:val="20"/>
              </w:rPr>
            </w:pPr>
            <w:r>
              <w:rPr>
                <w:i/>
                <w:iCs/>
                <w:sz w:val="20"/>
                <w:szCs w:val="20"/>
              </w:rPr>
              <w:t>R</w:t>
            </w:r>
            <w:r w:rsidR="006C0660">
              <w:rPr>
                <w:i/>
                <w:iCs/>
                <w:sz w:val="20"/>
                <w:szCs w:val="20"/>
              </w:rPr>
              <w:t xml:space="preserve">emove </w:t>
            </w:r>
            <w:r>
              <w:rPr>
                <w:i/>
                <w:iCs/>
                <w:sz w:val="20"/>
                <w:szCs w:val="20"/>
              </w:rPr>
              <w:t>M</w:t>
            </w:r>
            <w:r w:rsidR="006C0660">
              <w:rPr>
                <w:i/>
                <w:iCs/>
                <w:sz w:val="20"/>
                <w:szCs w:val="20"/>
              </w:rPr>
              <w:t xml:space="preserve">ultiple </w:t>
            </w:r>
            <w:r>
              <w:rPr>
                <w:i/>
                <w:iCs/>
                <w:sz w:val="20"/>
                <w:szCs w:val="20"/>
              </w:rPr>
              <w:t>A</w:t>
            </w:r>
            <w:r w:rsidR="006C0660">
              <w:rPr>
                <w:i/>
                <w:iCs/>
                <w:sz w:val="20"/>
                <w:szCs w:val="20"/>
              </w:rPr>
              <w:t>ssignments</w:t>
            </w:r>
          </w:p>
        </w:tc>
        <w:tc>
          <w:tcPr>
            <w:tcW w:w="2047" w:type="dxa"/>
            <w:tcBorders>
              <w:bottom w:val="single" w:sz="6" w:space="0" w:color="000000"/>
            </w:tcBorders>
            <w:shd w:val="clear" w:color="auto" w:fill="auto"/>
            <w:noWrap/>
          </w:tcPr>
          <w:p w14:paraId="07A0F5D7" w14:textId="77777777" w:rsidR="009042A6" w:rsidRPr="00291FA9" w:rsidRDefault="00676386" w:rsidP="006C73ED">
            <w:pPr>
              <w:jc w:val="center"/>
              <w:rPr>
                <w:i/>
                <w:iCs/>
                <w:sz w:val="20"/>
                <w:szCs w:val="20"/>
              </w:rPr>
            </w:pPr>
            <w:r>
              <w:rPr>
                <w:i/>
                <w:iCs/>
                <w:sz w:val="20"/>
                <w:szCs w:val="20"/>
              </w:rPr>
              <w:t>R</w:t>
            </w:r>
            <w:r w:rsidR="006C0660">
              <w:rPr>
                <w:i/>
                <w:iCs/>
                <w:sz w:val="20"/>
                <w:szCs w:val="20"/>
              </w:rPr>
              <w:t xml:space="preserve">emove </w:t>
            </w:r>
            <w:r>
              <w:rPr>
                <w:i/>
                <w:iCs/>
                <w:sz w:val="20"/>
                <w:szCs w:val="20"/>
              </w:rPr>
              <w:t>C</w:t>
            </w:r>
            <w:r w:rsidR="006C0660">
              <w:rPr>
                <w:i/>
                <w:iCs/>
                <w:sz w:val="20"/>
                <w:szCs w:val="20"/>
              </w:rPr>
              <w:t xml:space="preserve">ommon </w:t>
            </w:r>
            <w:r>
              <w:rPr>
                <w:i/>
                <w:iCs/>
                <w:sz w:val="20"/>
                <w:szCs w:val="20"/>
              </w:rPr>
              <w:t>N</w:t>
            </w:r>
            <w:r w:rsidR="006C0660">
              <w:rPr>
                <w:i/>
                <w:iCs/>
                <w:sz w:val="20"/>
                <w:szCs w:val="20"/>
              </w:rPr>
              <w:t>ames</w:t>
            </w:r>
          </w:p>
        </w:tc>
      </w:tr>
      <w:tr w:rsidR="008F4186" w14:paraId="2607EB8A" w14:textId="77777777" w:rsidTr="009B4E38">
        <w:trPr>
          <w:trHeight w:val="255"/>
          <w:jc w:val="center"/>
        </w:trPr>
        <w:tc>
          <w:tcPr>
            <w:tcW w:w="817" w:type="dxa"/>
            <w:shd w:val="clear" w:color="auto" w:fill="auto"/>
            <w:noWrap/>
          </w:tcPr>
          <w:p w14:paraId="4210C7E1" w14:textId="77777777" w:rsidR="009042A6" w:rsidRDefault="009042A6" w:rsidP="00154142">
            <w:pPr>
              <w:jc w:val="left"/>
            </w:pPr>
          </w:p>
        </w:tc>
        <w:tc>
          <w:tcPr>
            <w:tcW w:w="1134" w:type="dxa"/>
            <w:tcBorders>
              <w:right w:val="single" w:sz="4" w:space="0" w:color="auto"/>
            </w:tcBorders>
            <w:shd w:val="clear" w:color="auto" w:fill="auto"/>
            <w:noWrap/>
          </w:tcPr>
          <w:p w14:paraId="18D0DE01" w14:textId="77777777" w:rsidR="009042A6" w:rsidRDefault="009042A6" w:rsidP="00154142">
            <w:pPr>
              <w:jc w:val="left"/>
            </w:pPr>
            <w:r>
              <w:t>EM</w:t>
            </w:r>
          </w:p>
        </w:tc>
        <w:tc>
          <w:tcPr>
            <w:tcW w:w="1985" w:type="dxa"/>
            <w:shd w:val="clear" w:color="auto" w:fill="auto"/>
          </w:tcPr>
          <w:p w14:paraId="1FE188FC" w14:textId="77777777" w:rsidR="009042A6" w:rsidRDefault="009042A6" w:rsidP="00154142">
            <w:pPr>
              <w:jc w:val="left"/>
            </w:pPr>
            <w:r>
              <w:t>4</w:t>
            </w:r>
            <w:r w:rsidR="005B6B5A">
              <w:t>,</w:t>
            </w:r>
            <w:r>
              <w:t>786</w:t>
            </w:r>
          </w:p>
        </w:tc>
        <w:tc>
          <w:tcPr>
            <w:tcW w:w="1701" w:type="dxa"/>
            <w:shd w:val="clear" w:color="auto" w:fill="auto"/>
            <w:noWrap/>
          </w:tcPr>
          <w:p w14:paraId="2A50DD00" w14:textId="77777777" w:rsidR="009042A6" w:rsidRDefault="009042A6" w:rsidP="00154142">
            <w:pPr>
              <w:jc w:val="left"/>
            </w:pPr>
            <w:r>
              <w:t>4</w:t>
            </w:r>
            <w:r w:rsidR="005B6B5A">
              <w:t>,</w:t>
            </w:r>
            <w:r>
              <w:t>786</w:t>
            </w:r>
          </w:p>
        </w:tc>
        <w:tc>
          <w:tcPr>
            <w:tcW w:w="2047" w:type="dxa"/>
            <w:shd w:val="clear" w:color="auto" w:fill="auto"/>
            <w:noWrap/>
          </w:tcPr>
          <w:p w14:paraId="7B3B1E57" w14:textId="77777777" w:rsidR="009042A6" w:rsidRDefault="009042A6" w:rsidP="00154142">
            <w:pPr>
              <w:jc w:val="left"/>
            </w:pPr>
            <w:r>
              <w:t>4</w:t>
            </w:r>
            <w:r w:rsidR="005B6B5A">
              <w:t>,</w:t>
            </w:r>
            <w:r>
              <w:t>786</w:t>
            </w:r>
          </w:p>
        </w:tc>
      </w:tr>
      <w:tr w:rsidR="008F4186" w14:paraId="7770CA5B" w14:textId="77777777" w:rsidTr="009B4E38">
        <w:trPr>
          <w:trHeight w:val="255"/>
          <w:jc w:val="center"/>
        </w:trPr>
        <w:tc>
          <w:tcPr>
            <w:tcW w:w="817" w:type="dxa"/>
            <w:shd w:val="clear" w:color="auto" w:fill="auto"/>
            <w:noWrap/>
          </w:tcPr>
          <w:p w14:paraId="18E3D165" w14:textId="77777777" w:rsidR="009042A6" w:rsidRDefault="009042A6" w:rsidP="00154142">
            <w:pPr>
              <w:jc w:val="left"/>
            </w:pPr>
          </w:p>
        </w:tc>
        <w:tc>
          <w:tcPr>
            <w:tcW w:w="1134" w:type="dxa"/>
            <w:tcBorders>
              <w:right w:val="single" w:sz="4" w:space="0" w:color="auto"/>
            </w:tcBorders>
            <w:shd w:val="clear" w:color="auto" w:fill="auto"/>
            <w:noWrap/>
          </w:tcPr>
          <w:p w14:paraId="76E4D55F" w14:textId="77777777" w:rsidR="009042A6" w:rsidRDefault="009042A6" w:rsidP="00154142">
            <w:pPr>
              <w:jc w:val="left"/>
            </w:pPr>
            <w:r>
              <w:t>RP</w:t>
            </w:r>
          </w:p>
        </w:tc>
        <w:tc>
          <w:tcPr>
            <w:tcW w:w="1985" w:type="dxa"/>
            <w:shd w:val="clear" w:color="auto" w:fill="auto"/>
          </w:tcPr>
          <w:p w14:paraId="43DA9ADE" w14:textId="77777777" w:rsidR="009042A6" w:rsidRDefault="009042A6" w:rsidP="00154142">
            <w:pPr>
              <w:jc w:val="left"/>
            </w:pPr>
            <w:r>
              <w:t>5</w:t>
            </w:r>
            <w:r w:rsidR="005B6B5A">
              <w:t>,</w:t>
            </w:r>
            <w:r>
              <w:t>819</w:t>
            </w:r>
          </w:p>
        </w:tc>
        <w:tc>
          <w:tcPr>
            <w:tcW w:w="1701" w:type="dxa"/>
            <w:shd w:val="clear" w:color="auto" w:fill="auto"/>
            <w:noWrap/>
          </w:tcPr>
          <w:p w14:paraId="34740C25" w14:textId="77777777" w:rsidR="009042A6" w:rsidRDefault="009042A6" w:rsidP="00154142">
            <w:pPr>
              <w:jc w:val="left"/>
            </w:pPr>
            <w:r>
              <w:t>5</w:t>
            </w:r>
            <w:r w:rsidR="005B6B5A">
              <w:t>,</w:t>
            </w:r>
            <w:r>
              <w:t>696</w:t>
            </w:r>
          </w:p>
        </w:tc>
        <w:tc>
          <w:tcPr>
            <w:tcW w:w="2047" w:type="dxa"/>
            <w:shd w:val="clear" w:color="auto" w:fill="auto"/>
            <w:noWrap/>
          </w:tcPr>
          <w:p w14:paraId="6302A495" w14:textId="77777777" w:rsidR="009042A6" w:rsidRDefault="009042A6" w:rsidP="00154142">
            <w:pPr>
              <w:jc w:val="left"/>
            </w:pPr>
            <w:r>
              <w:t>4</w:t>
            </w:r>
            <w:r w:rsidR="005B6B5A">
              <w:t>,</w:t>
            </w:r>
            <w:r>
              <w:t>648</w:t>
            </w:r>
          </w:p>
        </w:tc>
      </w:tr>
      <w:tr w:rsidR="008F4186" w14:paraId="3F9D3980" w14:textId="77777777" w:rsidTr="009B4E38">
        <w:trPr>
          <w:trHeight w:val="255"/>
          <w:jc w:val="center"/>
        </w:trPr>
        <w:tc>
          <w:tcPr>
            <w:tcW w:w="817" w:type="dxa"/>
            <w:shd w:val="clear" w:color="auto" w:fill="auto"/>
            <w:noWrap/>
          </w:tcPr>
          <w:p w14:paraId="3D100A48" w14:textId="77777777" w:rsidR="009042A6" w:rsidRDefault="009042A6" w:rsidP="00154142">
            <w:pPr>
              <w:jc w:val="left"/>
            </w:pPr>
          </w:p>
        </w:tc>
        <w:tc>
          <w:tcPr>
            <w:tcW w:w="1134" w:type="dxa"/>
            <w:tcBorders>
              <w:right w:val="single" w:sz="4" w:space="0" w:color="auto"/>
            </w:tcBorders>
            <w:shd w:val="clear" w:color="auto" w:fill="auto"/>
            <w:noWrap/>
          </w:tcPr>
          <w:p w14:paraId="2B674480" w14:textId="77777777" w:rsidR="009042A6" w:rsidRDefault="009042A6" w:rsidP="00154142">
            <w:pPr>
              <w:jc w:val="left"/>
            </w:pPr>
            <w:r>
              <w:t>DL</w:t>
            </w:r>
          </w:p>
        </w:tc>
        <w:tc>
          <w:tcPr>
            <w:tcW w:w="1985" w:type="dxa"/>
            <w:shd w:val="clear" w:color="auto" w:fill="auto"/>
          </w:tcPr>
          <w:p w14:paraId="33BB9BE5" w14:textId="77777777" w:rsidR="009042A6" w:rsidRDefault="009042A6" w:rsidP="00154142">
            <w:pPr>
              <w:jc w:val="left"/>
            </w:pPr>
            <w:r>
              <w:t>5</w:t>
            </w:r>
            <w:r w:rsidR="005B6B5A">
              <w:t>,</w:t>
            </w:r>
            <w:r>
              <w:t>749</w:t>
            </w:r>
          </w:p>
        </w:tc>
        <w:tc>
          <w:tcPr>
            <w:tcW w:w="1701" w:type="dxa"/>
            <w:shd w:val="clear" w:color="auto" w:fill="auto"/>
            <w:noWrap/>
          </w:tcPr>
          <w:p w14:paraId="3F587F47" w14:textId="77777777" w:rsidR="009042A6" w:rsidRDefault="009042A6" w:rsidP="00154142">
            <w:pPr>
              <w:jc w:val="left"/>
            </w:pPr>
            <w:r>
              <w:t>5</w:t>
            </w:r>
            <w:r w:rsidR="005B6B5A">
              <w:t>,</w:t>
            </w:r>
            <w:r>
              <w:t>629</w:t>
            </w:r>
          </w:p>
        </w:tc>
        <w:tc>
          <w:tcPr>
            <w:tcW w:w="2047" w:type="dxa"/>
            <w:shd w:val="clear" w:color="auto" w:fill="auto"/>
            <w:noWrap/>
          </w:tcPr>
          <w:p w14:paraId="41178D87" w14:textId="77777777" w:rsidR="009042A6" w:rsidRDefault="009042A6" w:rsidP="00154142">
            <w:pPr>
              <w:jc w:val="left"/>
            </w:pPr>
            <w:r>
              <w:t>4</w:t>
            </w:r>
            <w:r w:rsidR="005B6B5A">
              <w:t>,</w:t>
            </w:r>
            <w:r>
              <w:t>675</w:t>
            </w:r>
          </w:p>
        </w:tc>
      </w:tr>
      <w:tr w:rsidR="008F4186" w14:paraId="79D5194D" w14:textId="77777777" w:rsidTr="009B4E38">
        <w:trPr>
          <w:trHeight w:val="255"/>
          <w:jc w:val="center"/>
        </w:trPr>
        <w:tc>
          <w:tcPr>
            <w:tcW w:w="817" w:type="dxa"/>
            <w:shd w:val="clear" w:color="auto" w:fill="auto"/>
            <w:noWrap/>
          </w:tcPr>
          <w:p w14:paraId="0DB3CBF4" w14:textId="77777777" w:rsidR="009042A6" w:rsidRDefault="009042A6" w:rsidP="00154142">
            <w:pPr>
              <w:jc w:val="left"/>
            </w:pPr>
          </w:p>
        </w:tc>
        <w:tc>
          <w:tcPr>
            <w:tcW w:w="1134" w:type="dxa"/>
            <w:tcBorders>
              <w:right w:val="single" w:sz="4" w:space="0" w:color="auto"/>
            </w:tcBorders>
            <w:shd w:val="clear" w:color="auto" w:fill="auto"/>
            <w:noWrap/>
          </w:tcPr>
          <w:p w14:paraId="45A40B0F" w14:textId="77777777" w:rsidR="009042A6" w:rsidRDefault="009042A6" w:rsidP="00154142">
            <w:pPr>
              <w:jc w:val="left"/>
            </w:pPr>
            <w:r>
              <w:t>AL</w:t>
            </w:r>
          </w:p>
        </w:tc>
        <w:tc>
          <w:tcPr>
            <w:tcW w:w="1985" w:type="dxa"/>
            <w:shd w:val="clear" w:color="auto" w:fill="auto"/>
          </w:tcPr>
          <w:p w14:paraId="414919DD" w14:textId="77777777" w:rsidR="009042A6" w:rsidRDefault="009042A6" w:rsidP="00154142">
            <w:pPr>
              <w:jc w:val="left"/>
            </w:pPr>
            <w:r>
              <w:t>5</w:t>
            </w:r>
            <w:r w:rsidR="005B6B5A">
              <w:t>,</w:t>
            </w:r>
            <w:r>
              <w:t>018</w:t>
            </w:r>
          </w:p>
        </w:tc>
        <w:tc>
          <w:tcPr>
            <w:tcW w:w="1701" w:type="dxa"/>
            <w:shd w:val="clear" w:color="auto" w:fill="auto"/>
            <w:noWrap/>
          </w:tcPr>
          <w:p w14:paraId="2C71FDD7" w14:textId="77777777" w:rsidR="009042A6" w:rsidRDefault="009042A6" w:rsidP="00154142">
            <w:pPr>
              <w:jc w:val="left"/>
            </w:pPr>
            <w:r>
              <w:t>4</w:t>
            </w:r>
            <w:r w:rsidR="005B6B5A">
              <w:t>,</w:t>
            </w:r>
            <w:r>
              <w:t>864</w:t>
            </w:r>
          </w:p>
        </w:tc>
        <w:tc>
          <w:tcPr>
            <w:tcW w:w="2047" w:type="dxa"/>
            <w:shd w:val="clear" w:color="auto" w:fill="auto"/>
            <w:noWrap/>
          </w:tcPr>
          <w:p w14:paraId="2C23F0AE" w14:textId="77777777" w:rsidR="009042A6" w:rsidRDefault="009042A6" w:rsidP="00154142">
            <w:pPr>
              <w:jc w:val="left"/>
            </w:pPr>
            <w:r>
              <w:t>3</w:t>
            </w:r>
            <w:r w:rsidR="005B6B5A">
              <w:t>,</w:t>
            </w:r>
            <w:r>
              <w:t>147</w:t>
            </w:r>
          </w:p>
        </w:tc>
      </w:tr>
      <w:tr w:rsidR="008F4186" w:rsidRPr="006E2DB5" w14:paraId="263D36FF" w14:textId="77777777" w:rsidTr="009B4E38">
        <w:trPr>
          <w:trHeight w:val="255"/>
          <w:jc w:val="center"/>
        </w:trPr>
        <w:tc>
          <w:tcPr>
            <w:tcW w:w="817" w:type="dxa"/>
            <w:tcBorders>
              <w:bottom w:val="single" w:sz="4" w:space="0" w:color="auto"/>
            </w:tcBorders>
            <w:shd w:val="clear" w:color="auto" w:fill="auto"/>
            <w:noWrap/>
          </w:tcPr>
          <w:p w14:paraId="7F3893DB" w14:textId="77777777" w:rsidR="009042A6" w:rsidRPr="00291FA9" w:rsidRDefault="009042A6" w:rsidP="00154142">
            <w:pPr>
              <w:tabs>
                <w:tab w:val="right" w:pos="2586"/>
              </w:tabs>
              <w:jc w:val="left"/>
              <w:rPr>
                <w:highlight w:val="yellow"/>
              </w:rPr>
            </w:pPr>
            <w:r w:rsidRPr="005A64A2">
              <w:tab/>
            </w:r>
          </w:p>
        </w:tc>
        <w:tc>
          <w:tcPr>
            <w:tcW w:w="1134" w:type="dxa"/>
            <w:tcBorders>
              <w:bottom w:val="single" w:sz="4" w:space="0" w:color="auto"/>
              <w:right w:val="single" w:sz="4" w:space="0" w:color="auto"/>
            </w:tcBorders>
            <w:shd w:val="clear" w:color="auto" w:fill="auto"/>
          </w:tcPr>
          <w:p w14:paraId="388D468C" w14:textId="77777777" w:rsidR="009042A6" w:rsidRPr="00405728" w:rsidRDefault="009042A6" w:rsidP="00154142">
            <w:pPr>
              <w:tabs>
                <w:tab w:val="right" w:pos="2586"/>
              </w:tabs>
              <w:jc w:val="left"/>
            </w:pPr>
            <w:r w:rsidRPr="00405728">
              <w:t>DAI</w:t>
            </w:r>
          </w:p>
        </w:tc>
        <w:tc>
          <w:tcPr>
            <w:tcW w:w="1985" w:type="dxa"/>
            <w:tcBorders>
              <w:bottom w:val="single" w:sz="4" w:space="0" w:color="auto"/>
            </w:tcBorders>
            <w:shd w:val="clear" w:color="auto" w:fill="auto"/>
          </w:tcPr>
          <w:p w14:paraId="1ED84ACB" w14:textId="77777777" w:rsidR="009042A6" w:rsidRPr="00E2178C" w:rsidRDefault="009042A6" w:rsidP="00154142">
            <w:pPr>
              <w:jc w:val="left"/>
            </w:pPr>
            <w:r w:rsidRPr="00E2178C">
              <w:t>2</w:t>
            </w:r>
            <w:r w:rsidR="005B6B5A">
              <w:t>,</w:t>
            </w:r>
            <w:r w:rsidRPr="00E2178C">
              <w:t>742</w:t>
            </w:r>
          </w:p>
        </w:tc>
        <w:tc>
          <w:tcPr>
            <w:tcW w:w="1701" w:type="dxa"/>
            <w:tcBorders>
              <w:bottom w:val="single" w:sz="4" w:space="0" w:color="auto"/>
            </w:tcBorders>
            <w:shd w:val="clear" w:color="auto" w:fill="auto"/>
            <w:noWrap/>
          </w:tcPr>
          <w:p w14:paraId="6ABA10BB" w14:textId="77777777" w:rsidR="009042A6" w:rsidRPr="00E2178C" w:rsidRDefault="009042A6" w:rsidP="00154142">
            <w:pPr>
              <w:jc w:val="left"/>
            </w:pPr>
            <w:r w:rsidRPr="00E2178C">
              <w:t>2</w:t>
            </w:r>
            <w:r w:rsidR="005B6B5A">
              <w:t>,</w:t>
            </w:r>
            <w:r w:rsidRPr="00E2178C">
              <w:t>742</w:t>
            </w:r>
          </w:p>
        </w:tc>
        <w:tc>
          <w:tcPr>
            <w:tcW w:w="2047" w:type="dxa"/>
            <w:tcBorders>
              <w:bottom w:val="single" w:sz="4" w:space="0" w:color="auto"/>
            </w:tcBorders>
            <w:shd w:val="clear" w:color="auto" w:fill="auto"/>
            <w:noWrap/>
          </w:tcPr>
          <w:p w14:paraId="7F20BE9B" w14:textId="77777777" w:rsidR="009042A6" w:rsidRPr="00E2178C" w:rsidRDefault="009042A6" w:rsidP="00154142">
            <w:pPr>
              <w:keepNext/>
              <w:jc w:val="left"/>
            </w:pPr>
            <w:r w:rsidRPr="00E2178C">
              <w:t>2</w:t>
            </w:r>
            <w:r w:rsidR="005B6B5A">
              <w:t>,</w:t>
            </w:r>
            <w:r w:rsidRPr="00E2178C">
              <w:t>740</w:t>
            </w:r>
          </w:p>
        </w:tc>
      </w:tr>
      <w:tr w:rsidR="008F4186" w:rsidRPr="006E2DB5" w14:paraId="5D799E3A" w14:textId="77777777" w:rsidTr="009B4E38">
        <w:trPr>
          <w:trHeight w:val="255"/>
          <w:jc w:val="center"/>
        </w:trPr>
        <w:tc>
          <w:tcPr>
            <w:tcW w:w="1951" w:type="dxa"/>
            <w:gridSpan w:val="2"/>
            <w:tcBorders>
              <w:top w:val="single" w:sz="4" w:space="0" w:color="auto"/>
              <w:bottom w:val="single" w:sz="12" w:space="0" w:color="000000"/>
              <w:right w:val="single" w:sz="4" w:space="0" w:color="auto"/>
            </w:tcBorders>
            <w:shd w:val="clear" w:color="auto" w:fill="auto"/>
            <w:noWrap/>
          </w:tcPr>
          <w:p w14:paraId="1573A3B0" w14:textId="77777777" w:rsidR="009042A6" w:rsidRPr="00291FA9" w:rsidRDefault="009042A6" w:rsidP="009D351A">
            <w:pPr>
              <w:jc w:val="left"/>
              <w:rPr>
                <w:b/>
              </w:rPr>
            </w:pPr>
            <w:r w:rsidRPr="00291FA9">
              <w:rPr>
                <w:b/>
              </w:rPr>
              <w:t>Total unique</w:t>
            </w:r>
            <w:r w:rsidR="00775307">
              <w:rPr>
                <w:b/>
              </w:rPr>
              <w:t xml:space="preserve"> in combined seed</w:t>
            </w:r>
          </w:p>
        </w:tc>
        <w:tc>
          <w:tcPr>
            <w:tcW w:w="1985" w:type="dxa"/>
            <w:tcBorders>
              <w:top w:val="single" w:sz="4" w:space="0" w:color="auto"/>
              <w:bottom w:val="single" w:sz="12" w:space="0" w:color="000000"/>
            </w:tcBorders>
            <w:shd w:val="clear" w:color="auto" w:fill="auto"/>
          </w:tcPr>
          <w:p w14:paraId="105B629E" w14:textId="77777777" w:rsidR="00775307" w:rsidRDefault="00775307" w:rsidP="00154142">
            <w:pPr>
              <w:jc w:val="left"/>
              <w:rPr>
                <w:b/>
              </w:rPr>
            </w:pPr>
          </w:p>
          <w:p w14:paraId="1CE30C69" w14:textId="77777777" w:rsidR="009042A6" w:rsidRPr="00291FA9" w:rsidRDefault="009042A6" w:rsidP="00154142">
            <w:pPr>
              <w:jc w:val="left"/>
              <w:rPr>
                <w:b/>
              </w:rPr>
            </w:pPr>
            <w:r w:rsidRPr="00291FA9">
              <w:rPr>
                <w:b/>
              </w:rPr>
              <w:t>6</w:t>
            </w:r>
            <w:r w:rsidR="005B6B5A">
              <w:rPr>
                <w:b/>
              </w:rPr>
              <w:t>,</w:t>
            </w:r>
            <w:r w:rsidRPr="00291FA9">
              <w:rPr>
                <w:b/>
              </w:rPr>
              <w:t>989</w:t>
            </w:r>
          </w:p>
        </w:tc>
        <w:tc>
          <w:tcPr>
            <w:tcW w:w="1701" w:type="dxa"/>
            <w:tcBorders>
              <w:top w:val="single" w:sz="4" w:space="0" w:color="auto"/>
              <w:bottom w:val="single" w:sz="12" w:space="0" w:color="000000"/>
            </w:tcBorders>
            <w:shd w:val="clear" w:color="auto" w:fill="auto"/>
            <w:noWrap/>
          </w:tcPr>
          <w:p w14:paraId="4D5FD6C9" w14:textId="77777777" w:rsidR="00775307" w:rsidRDefault="00775307" w:rsidP="00154142">
            <w:pPr>
              <w:jc w:val="left"/>
              <w:rPr>
                <w:b/>
              </w:rPr>
            </w:pPr>
          </w:p>
          <w:p w14:paraId="70BFB129" w14:textId="77777777" w:rsidR="009042A6" w:rsidRPr="00291FA9" w:rsidRDefault="009042A6" w:rsidP="00154142">
            <w:pPr>
              <w:jc w:val="left"/>
              <w:rPr>
                <w:b/>
              </w:rPr>
            </w:pPr>
            <w:r w:rsidRPr="00291FA9">
              <w:rPr>
                <w:b/>
              </w:rPr>
              <w:t>6</w:t>
            </w:r>
            <w:r w:rsidR="005B6B5A">
              <w:rPr>
                <w:b/>
              </w:rPr>
              <w:t>,</w:t>
            </w:r>
            <w:r w:rsidRPr="00291FA9">
              <w:rPr>
                <w:b/>
              </w:rPr>
              <w:t>947</w:t>
            </w:r>
          </w:p>
        </w:tc>
        <w:tc>
          <w:tcPr>
            <w:tcW w:w="2047" w:type="dxa"/>
            <w:tcBorders>
              <w:top w:val="single" w:sz="4" w:space="0" w:color="auto"/>
              <w:bottom w:val="single" w:sz="12" w:space="0" w:color="000000"/>
            </w:tcBorders>
            <w:shd w:val="clear" w:color="auto" w:fill="auto"/>
            <w:noWrap/>
          </w:tcPr>
          <w:p w14:paraId="04FC716D" w14:textId="77777777" w:rsidR="00775307" w:rsidRDefault="00775307" w:rsidP="00154142">
            <w:pPr>
              <w:keepNext/>
              <w:jc w:val="left"/>
              <w:rPr>
                <w:b/>
              </w:rPr>
            </w:pPr>
          </w:p>
          <w:p w14:paraId="63981C11" w14:textId="77777777" w:rsidR="009042A6" w:rsidRPr="00291FA9" w:rsidRDefault="00B46479" w:rsidP="00154142">
            <w:pPr>
              <w:keepNext/>
              <w:jc w:val="left"/>
              <w:rPr>
                <w:b/>
              </w:rPr>
            </w:pPr>
            <w:r>
              <w:rPr>
                <w:b/>
              </w:rPr>
              <w:t>6</w:t>
            </w:r>
            <w:r w:rsidR="005B6B5A">
              <w:rPr>
                <w:b/>
              </w:rPr>
              <w:t>,</w:t>
            </w:r>
            <w:r>
              <w:rPr>
                <w:b/>
              </w:rPr>
              <w:t>753</w:t>
            </w:r>
          </w:p>
        </w:tc>
      </w:tr>
    </w:tbl>
    <w:p w14:paraId="22180EC0" w14:textId="77777777" w:rsidR="003B6921" w:rsidRDefault="003B6921" w:rsidP="00A137D3">
      <w:pPr>
        <w:pStyle w:val="Heading1"/>
      </w:pPr>
      <w:bookmarkStart w:id="30" w:name="_Ref210458807"/>
      <w:bookmarkStart w:id="31" w:name="_Toc210459756"/>
      <w:bookmarkStart w:id="32" w:name="_Toc209161995"/>
      <w:bookmarkStart w:id="33" w:name="_Toc209587829"/>
    </w:p>
    <w:p w14:paraId="57861A8E" w14:textId="01E95E41" w:rsidR="00A137D3" w:rsidRDefault="003910BC" w:rsidP="00A137D3">
      <w:pPr>
        <w:pStyle w:val="Heading1"/>
      </w:pPr>
      <w:r>
        <w:t>Number of professors without a seed</w:t>
      </w:r>
    </w:p>
    <w:p w14:paraId="365D7122" w14:textId="6201663A" w:rsidR="00A137D3" w:rsidRDefault="003910BC" w:rsidP="003B6921">
      <w:r>
        <w:t xml:space="preserve">As previously stated, the approach depends significantly on the ability of detecting a minimum seed </w:t>
      </w:r>
      <w:r w:rsidR="00D012D8">
        <w:t xml:space="preserve">of at least one paper </w:t>
      </w:r>
      <w:r>
        <w:t>for most of the target professors.</w:t>
      </w:r>
      <w:r w:rsidR="00A137D3">
        <w:t xml:space="preserve"> </w:t>
      </w:r>
      <w:r>
        <w:t>As a result</w:t>
      </w:r>
      <w:r w:rsidR="000A2F58">
        <w:t>,</w:t>
      </w:r>
      <w:r>
        <w:t xml:space="preserve"> the</w:t>
      </w:r>
      <w:r w:rsidR="00A137D3">
        <w:t xml:space="preserve"> </w:t>
      </w:r>
      <w:r>
        <w:t>s</w:t>
      </w:r>
      <w:r w:rsidR="00A137D3">
        <w:t xml:space="preserve">eed </w:t>
      </w:r>
      <w:r>
        <w:t>e</w:t>
      </w:r>
      <w:r w:rsidR="00A137D3">
        <w:t>xpansion will only add papers for</w:t>
      </w:r>
      <w:r w:rsidR="000A2F58">
        <w:t xml:space="preserve"> those</w:t>
      </w:r>
      <w:r w:rsidR="00A137D3">
        <w:t xml:space="preserve"> authors</w:t>
      </w:r>
      <w:r w:rsidR="000A2F58">
        <w:t xml:space="preserve"> that have</w:t>
      </w:r>
      <w:r w:rsidR="00A137D3">
        <w:t xml:space="preserve"> already </w:t>
      </w:r>
      <w:r w:rsidR="000A2F58">
        <w:t>an initial seed of publications</w:t>
      </w:r>
      <w:r>
        <w:t>. Thus,</w:t>
      </w:r>
      <w:r w:rsidR="00A137D3">
        <w:t xml:space="preserve"> having at least one paper </w:t>
      </w:r>
      <w:r>
        <w:t xml:space="preserve">as seed </w:t>
      </w:r>
      <w:r w:rsidR="00A137D3">
        <w:t>for as many professors as possible is paramount</w:t>
      </w:r>
      <w:r w:rsidR="000A2F58">
        <w:t xml:space="preserve"> in the process</w:t>
      </w:r>
      <w:r w:rsidR="00A137D3">
        <w:t xml:space="preserve">. </w:t>
      </w:r>
      <w:r>
        <w:t xml:space="preserve">We have detected that a total of </w:t>
      </w:r>
      <w:r w:rsidR="005E51B3">
        <w:t>1625</w:t>
      </w:r>
      <w:r>
        <w:t xml:space="preserve"> </w:t>
      </w:r>
      <w:r w:rsidR="00511ACA">
        <w:t xml:space="preserve">(20%) </w:t>
      </w:r>
      <w:r>
        <w:t>professors do not</w:t>
      </w:r>
      <w:r w:rsidR="00511ACA">
        <w:t xml:space="preserve"> get any seed paper.</w:t>
      </w:r>
      <w:r>
        <w:t xml:space="preserve"> </w:t>
      </w:r>
      <w:r w:rsidR="00663F67">
        <w:t>Zooming into the</w:t>
      </w:r>
      <w:r w:rsidR="000A2F58">
        <w:t>se</w:t>
      </w:r>
      <w:r w:rsidR="00663F67">
        <w:t xml:space="preserve"> missing professors might offer some insight </w:t>
      </w:r>
      <w:r w:rsidR="000A2F58">
        <w:t>on the reasons and cases when finding an initial seed may be problematic</w:t>
      </w:r>
      <w:r w:rsidR="00663F67">
        <w:t xml:space="preserve">. </w:t>
      </w:r>
    </w:p>
    <w:p w14:paraId="3BE84A91" w14:textId="77777777" w:rsidR="003B6921" w:rsidRDefault="003B6921" w:rsidP="003B6921"/>
    <w:p w14:paraId="59816475" w14:textId="3B44A48A" w:rsidR="003B6921" w:rsidRDefault="003B6921" w:rsidP="003B6921">
      <w:pPr>
        <w:pStyle w:val="007-Caption"/>
      </w:pPr>
      <w:bookmarkStart w:id="34" w:name="_Ref244241028"/>
      <w:r>
        <w:t xml:space="preserve">Table </w:t>
      </w:r>
      <w:r>
        <w:fldChar w:fldCharType="begin"/>
      </w:r>
      <w:r>
        <w:instrText xml:space="preserve"> SEQ Table \* ARABIC </w:instrText>
      </w:r>
      <w:r>
        <w:fldChar w:fldCharType="separate"/>
      </w:r>
      <w:r w:rsidR="00E32425">
        <w:rPr>
          <w:noProof/>
        </w:rPr>
        <w:t>3</w:t>
      </w:r>
      <w:r>
        <w:fldChar w:fldCharType="end"/>
      </w:r>
      <w:bookmarkEnd w:id="34"/>
      <w:r w:rsidR="001159CD">
        <w:t>: M</w:t>
      </w:r>
      <w:r>
        <w:t>issing professors per university</w:t>
      </w:r>
      <w:r w:rsidR="00637076">
        <w:t xml:space="preserve"> with more than 100 professors</w:t>
      </w:r>
    </w:p>
    <w:tbl>
      <w:tblPr>
        <w:tblStyle w:val="TableClassic1"/>
        <w:tblW w:w="8755" w:type="dxa"/>
        <w:jc w:val="center"/>
        <w:tblLayout w:type="fixed"/>
        <w:tblLook w:val="00A0" w:firstRow="1" w:lastRow="0" w:firstColumn="1" w:lastColumn="0" w:noHBand="0" w:noVBand="0"/>
      </w:tblPr>
      <w:tblGrid>
        <w:gridCol w:w="835"/>
        <w:gridCol w:w="4536"/>
        <w:gridCol w:w="992"/>
        <w:gridCol w:w="992"/>
        <w:gridCol w:w="1400"/>
      </w:tblGrid>
      <w:tr w:rsidR="00A137D3" w:rsidRPr="000C2FC1" w14:paraId="581A0D44" w14:textId="77777777" w:rsidTr="003F72A7">
        <w:trPr>
          <w:cnfStyle w:val="100000000000" w:firstRow="1" w:lastRow="0" w:firstColumn="0" w:lastColumn="0" w:oddVBand="0" w:evenVBand="0" w:oddHBand="0" w:evenHBand="0" w:firstRowFirstColumn="0" w:firstRowLastColumn="0" w:lastRowFirstColumn="0" w:lastRowLastColumn="0"/>
          <w:trHeight w:val="311"/>
          <w:tblHeader/>
          <w:jc w:val="center"/>
        </w:trPr>
        <w:tc>
          <w:tcPr>
            <w:cnfStyle w:val="001000000000" w:firstRow="0" w:lastRow="0" w:firstColumn="1" w:lastColumn="0" w:oddVBand="0" w:evenVBand="0" w:oddHBand="0" w:evenHBand="0" w:firstRowFirstColumn="0" w:firstRowLastColumn="0" w:lastRowFirstColumn="0" w:lastRowLastColumn="0"/>
            <w:tcW w:w="835" w:type="dxa"/>
            <w:tcBorders>
              <w:top w:val="single" w:sz="12" w:space="0" w:color="000000"/>
              <w:right w:val="nil"/>
            </w:tcBorders>
          </w:tcPr>
          <w:p w14:paraId="406FE8AC" w14:textId="21A7EF3B" w:rsidR="00A137D3" w:rsidRPr="00DE0C47" w:rsidRDefault="003F72A7" w:rsidP="008047D3">
            <w:pPr>
              <w:rPr>
                <w:sz w:val="20"/>
                <w:szCs w:val="20"/>
              </w:rPr>
            </w:pPr>
            <w:r>
              <w:rPr>
                <w:sz w:val="20"/>
                <w:szCs w:val="20"/>
              </w:rPr>
              <w:t>abbr.</w:t>
            </w:r>
          </w:p>
        </w:tc>
        <w:tc>
          <w:tcPr>
            <w:tcW w:w="4536" w:type="dxa"/>
            <w:tcBorders>
              <w:top w:val="single" w:sz="12" w:space="0" w:color="000000"/>
              <w:left w:val="nil"/>
              <w:right w:val="single" w:sz="8" w:space="0" w:color="000000"/>
            </w:tcBorders>
          </w:tcPr>
          <w:p w14:paraId="203DF104" w14:textId="77777777" w:rsidR="00A137D3" w:rsidRPr="00DE0C47" w:rsidRDefault="00A137D3" w:rsidP="008047D3">
            <w:pPr>
              <w:cnfStyle w:val="100000000000" w:firstRow="1" w:lastRow="0" w:firstColumn="0" w:lastColumn="0" w:oddVBand="0" w:evenVBand="0" w:oddHBand="0" w:evenHBand="0" w:firstRowFirstColumn="0" w:firstRowLastColumn="0" w:lastRowFirstColumn="0" w:lastRowLastColumn="0"/>
              <w:rPr>
                <w:sz w:val="20"/>
                <w:szCs w:val="20"/>
              </w:rPr>
            </w:pPr>
            <w:r w:rsidRPr="00DE0C47">
              <w:rPr>
                <w:sz w:val="20"/>
                <w:szCs w:val="20"/>
              </w:rPr>
              <w:t>university</w:t>
            </w:r>
          </w:p>
        </w:tc>
        <w:tc>
          <w:tcPr>
            <w:tcW w:w="992" w:type="dxa"/>
            <w:tcBorders>
              <w:left w:val="single" w:sz="8" w:space="0" w:color="000000"/>
            </w:tcBorders>
          </w:tcPr>
          <w:p w14:paraId="0353FAD4" w14:textId="72E1E1C2" w:rsidR="00A137D3" w:rsidRPr="00DE0C47" w:rsidRDefault="003B6921" w:rsidP="00F32C97">
            <w:pPr>
              <w:cnfStyle w:val="100000000000" w:firstRow="1" w:lastRow="0" w:firstColumn="0" w:lastColumn="0" w:oddVBand="0" w:evenVBand="0" w:oddHBand="0" w:evenHBand="0" w:firstRowFirstColumn="0" w:firstRowLastColumn="0" w:lastRowFirstColumn="0" w:lastRowLastColumn="0"/>
              <w:rPr>
                <w:sz w:val="20"/>
                <w:szCs w:val="20"/>
              </w:rPr>
            </w:pPr>
            <w:r w:rsidRPr="00DE0C47">
              <w:rPr>
                <w:sz w:val="20"/>
                <w:szCs w:val="20"/>
              </w:rPr>
              <w:t>nr</w:t>
            </w:r>
            <w:r w:rsidR="00A137D3" w:rsidRPr="00DE0C47">
              <w:rPr>
                <w:sz w:val="20"/>
                <w:szCs w:val="20"/>
              </w:rPr>
              <w:t xml:space="preserve">  profs</w:t>
            </w:r>
          </w:p>
        </w:tc>
        <w:tc>
          <w:tcPr>
            <w:tcW w:w="992" w:type="dxa"/>
          </w:tcPr>
          <w:p w14:paraId="47CA385C" w14:textId="5E9ED7B2" w:rsidR="00A137D3" w:rsidRPr="00DE0C47" w:rsidRDefault="003B6921" w:rsidP="004B236B">
            <w:pPr>
              <w:cnfStyle w:val="100000000000" w:firstRow="1" w:lastRow="0" w:firstColumn="0" w:lastColumn="0" w:oddVBand="0" w:evenVBand="0" w:oddHBand="0" w:evenHBand="0" w:firstRowFirstColumn="0" w:firstRowLastColumn="0" w:lastRowFirstColumn="0" w:lastRowLastColumn="0"/>
              <w:rPr>
                <w:sz w:val="20"/>
                <w:szCs w:val="20"/>
              </w:rPr>
            </w:pPr>
            <w:r w:rsidRPr="00DE0C47">
              <w:rPr>
                <w:sz w:val="20"/>
                <w:szCs w:val="20"/>
              </w:rPr>
              <w:t xml:space="preserve">% </w:t>
            </w:r>
            <w:r w:rsidR="00A137D3" w:rsidRPr="00DE0C47">
              <w:rPr>
                <w:sz w:val="20"/>
                <w:szCs w:val="20"/>
              </w:rPr>
              <w:t>missed</w:t>
            </w:r>
          </w:p>
        </w:tc>
        <w:tc>
          <w:tcPr>
            <w:tcW w:w="1400" w:type="dxa"/>
          </w:tcPr>
          <w:p w14:paraId="33E0F4BF" w14:textId="3D29A6D1" w:rsidR="00A137D3" w:rsidRPr="00DE0C47" w:rsidRDefault="00A137D3" w:rsidP="00882EA2">
            <w:pPr>
              <w:cnfStyle w:val="100000000000" w:firstRow="1" w:lastRow="0" w:firstColumn="0" w:lastColumn="0" w:oddVBand="0" w:evenVBand="0" w:oddHBand="0" w:evenHBand="0" w:firstRowFirstColumn="0" w:firstRowLastColumn="0" w:lastRowFirstColumn="0" w:lastRowLastColumn="0"/>
              <w:rPr>
                <w:sz w:val="20"/>
                <w:szCs w:val="20"/>
              </w:rPr>
            </w:pPr>
            <w:r w:rsidRPr="00DE0C47">
              <w:rPr>
                <w:sz w:val="20"/>
                <w:szCs w:val="20"/>
              </w:rPr>
              <w:t>%</w:t>
            </w:r>
            <w:r w:rsidR="003B6921" w:rsidRPr="00DE0C47">
              <w:rPr>
                <w:sz w:val="20"/>
                <w:szCs w:val="20"/>
              </w:rPr>
              <w:t xml:space="preserve"> </w:t>
            </w:r>
            <w:r w:rsidRPr="00DE0C47">
              <w:rPr>
                <w:sz w:val="20"/>
                <w:szCs w:val="20"/>
              </w:rPr>
              <w:t>found EM</w:t>
            </w:r>
          </w:p>
        </w:tc>
      </w:tr>
      <w:tr w:rsidR="00A137D3" w:rsidRPr="000C2FC1" w14:paraId="094F2288" w14:textId="77777777" w:rsidTr="00DC12BD">
        <w:trPr>
          <w:trHeight w:val="57"/>
          <w:jc w:val="center"/>
        </w:trPr>
        <w:tc>
          <w:tcPr>
            <w:cnfStyle w:val="001000000000" w:firstRow="0" w:lastRow="0" w:firstColumn="1" w:lastColumn="0" w:oddVBand="0" w:evenVBand="0" w:oddHBand="0" w:evenHBand="0" w:firstRowFirstColumn="0" w:firstRowLastColumn="0" w:lastRowFirstColumn="0" w:lastRowLastColumn="0"/>
            <w:tcW w:w="835" w:type="dxa"/>
            <w:tcBorders>
              <w:right w:val="nil"/>
            </w:tcBorders>
          </w:tcPr>
          <w:p w14:paraId="351B6EB3" w14:textId="3263DCFE" w:rsidR="00A137D3" w:rsidRPr="00CC1B98" w:rsidRDefault="003F72A7" w:rsidP="00A137D3">
            <w:pPr>
              <w:rPr>
                <w:color w:val="000000"/>
              </w:rPr>
            </w:pPr>
            <w:r>
              <w:rPr>
                <w:color w:val="000000"/>
              </w:rPr>
              <w:t>OUH</w:t>
            </w:r>
          </w:p>
        </w:tc>
        <w:tc>
          <w:tcPr>
            <w:tcW w:w="4536" w:type="dxa"/>
            <w:tcBorders>
              <w:left w:val="nil"/>
              <w:right w:val="single" w:sz="8" w:space="0" w:color="000000"/>
            </w:tcBorders>
          </w:tcPr>
          <w:p w14:paraId="7872AB1B" w14:textId="77777777" w:rsidR="00A137D3" w:rsidRPr="00CC1B98" w:rsidRDefault="00A137D3" w:rsidP="00A137D3">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 xml:space="preserve">Open Universiteit - OUNL </w:t>
            </w:r>
          </w:p>
        </w:tc>
        <w:tc>
          <w:tcPr>
            <w:tcW w:w="992" w:type="dxa"/>
            <w:tcBorders>
              <w:left w:val="single" w:sz="8" w:space="0" w:color="000000"/>
            </w:tcBorders>
          </w:tcPr>
          <w:p w14:paraId="621B2218" w14:textId="77777777" w:rsidR="00A137D3" w:rsidRPr="00CC1B98" w:rsidRDefault="00A137D3" w:rsidP="00A137D3">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124</w:t>
            </w:r>
          </w:p>
        </w:tc>
        <w:tc>
          <w:tcPr>
            <w:tcW w:w="992" w:type="dxa"/>
          </w:tcPr>
          <w:p w14:paraId="45F7D327" w14:textId="7E472867" w:rsidR="00A137D3" w:rsidRPr="00CC1B98" w:rsidRDefault="003B6921" w:rsidP="00A137D3">
            <w:pPr>
              <w:cnfStyle w:val="000000000000" w:firstRow="0" w:lastRow="0" w:firstColumn="0" w:lastColumn="0" w:oddVBand="0" w:evenVBand="0" w:oddHBand="0" w:evenHBand="0" w:firstRowFirstColumn="0" w:firstRowLastColumn="0" w:lastRowFirstColumn="0" w:lastRowLastColumn="0"/>
              <w:rPr>
                <w:color w:val="000000"/>
              </w:rPr>
            </w:pPr>
            <w:r>
              <w:rPr>
                <w:color w:val="000000"/>
              </w:rPr>
              <w:t>50</w:t>
            </w:r>
            <w:r w:rsidR="00A137D3" w:rsidRPr="00CC1B98">
              <w:rPr>
                <w:color w:val="000000"/>
              </w:rPr>
              <w:t>%</w:t>
            </w:r>
          </w:p>
        </w:tc>
        <w:tc>
          <w:tcPr>
            <w:tcW w:w="1400" w:type="dxa"/>
          </w:tcPr>
          <w:p w14:paraId="4F6C503D" w14:textId="77777777" w:rsidR="00A137D3" w:rsidRPr="00CC1B98" w:rsidRDefault="00A137D3" w:rsidP="003B6921">
            <w:pPr>
              <w:keepNext/>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34%</w:t>
            </w:r>
          </w:p>
        </w:tc>
      </w:tr>
      <w:tr w:rsidR="00DC12BD" w:rsidRPr="00CC1B98" w14:paraId="51962D9B" w14:textId="77777777" w:rsidTr="00DC12BD">
        <w:trPr>
          <w:trHeight w:val="22"/>
          <w:jc w:val="center"/>
        </w:trPr>
        <w:tc>
          <w:tcPr>
            <w:cnfStyle w:val="001000000000" w:firstRow="0" w:lastRow="0" w:firstColumn="1" w:lastColumn="0" w:oddVBand="0" w:evenVBand="0" w:oddHBand="0" w:evenHBand="0" w:firstRowFirstColumn="0" w:firstRowLastColumn="0" w:lastRowFirstColumn="0" w:lastRowLastColumn="0"/>
            <w:tcW w:w="835" w:type="dxa"/>
            <w:tcBorders>
              <w:right w:val="nil"/>
            </w:tcBorders>
          </w:tcPr>
          <w:p w14:paraId="6FDD8C35" w14:textId="77777777" w:rsidR="00DC12BD" w:rsidRPr="00CC1B98" w:rsidRDefault="00DC12BD" w:rsidP="00DC12BD">
            <w:pPr>
              <w:rPr>
                <w:color w:val="000000"/>
              </w:rPr>
            </w:pPr>
            <w:r>
              <w:rPr>
                <w:color w:val="000000"/>
              </w:rPr>
              <w:t>UVT</w:t>
            </w:r>
          </w:p>
        </w:tc>
        <w:tc>
          <w:tcPr>
            <w:tcW w:w="4536" w:type="dxa"/>
            <w:tcBorders>
              <w:left w:val="nil"/>
              <w:right w:val="single" w:sz="8" w:space="0" w:color="000000"/>
            </w:tcBorders>
          </w:tcPr>
          <w:p w14:paraId="2158D15B"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 xml:space="preserve">Tilburg University </w:t>
            </w:r>
          </w:p>
        </w:tc>
        <w:tc>
          <w:tcPr>
            <w:tcW w:w="992" w:type="dxa"/>
            <w:tcBorders>
              <w:left w:val="single" w:sz="8" w:space="0" w:color="000000"/>
            </w:tcBorders>
          </w:tcPr>
          <w:p w14:paraId="67644C86"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452</w:t>
            </w:r>
          </w:p>
        </w:tc>
        <w:tc>
          <w:tcPr>
            <w:tcW w:w="992" w:type="dxa"/>
          </w:tcPr>
          <w:p w14:paraId="0DD8A0ED"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Pr>
                <w:color w:val="000000"/>
              </w:rPr>
              <w:t>32</w:t>
            </w:r>
            <w:r w:rsidRPr="00CC1B98">
              <w:rPr>
                <w:color w:val="000000"/>
              </w:rPr>
              <w:t>%</w:t>
            </w:r>
          </w:p>
        </w:tc>
        <w:tc>
          <w:tcPr>
            <w:tcW w:w="1400" w:type="dxa"/>
          </w:tcPr>
          <w:p w14:paraId="4AA25B52"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26%</w:t>
            </w:r>
          </w:p>
        </w:tc>
      </w:tr>
      <w:tr w:rsidR="00DC12BD" w:rsidRPr="00CC1B98" w14:paraId="520362CA" w14:textId="77777777" w:rsidTr="00DC12BD">
        <w:trPr>
          <w:trHeight w:val="22"/>
          <w:jc w:val="center"/>
        </w:trPr>
        <w:tc>
          <w:tcPr>
            <w:cnfStyle w:val="001000000000" w:firstRow="0" w:lastRow="0" w:firstColumn="1" w:lastColumn="0" w:oddVBand="0" w:evenVBand="0" w:oddHBand="0" w:evenHBand="0" w:firstRowFirstColumn="0" w:firstRowLastColumn="0" w:lastRowFirstColumn="0" w:lastRowLastColumn="0"/>
            <w:tcW w:w="835" w:type="dxa"/>
            <w:tcBorders>
              <w:right w:val="nil"/>
            </w:tcBorders>
          </w:tcPr>
          <w:p w14:paraId="2348E8B4" w14:textId="77777777" w:rsidR="00DC12BD" w:rsidRPr="00CC1B98" w:rsidRDefault="00DC12BD" w:rsidP="00DC12BD">
            <w:pPr>
              <w:rPr>
                <w:color w:val="000000"/>
              </w:rPr>
            </w:pPr>
            <w:r>
              <w:rPr>
                <w:color w:val="000000"/>
              </w:rPr>
              <w:t>VUA</w:t>
            </w:r>
          </w:p>
        </w:tc>
        <w:tc>
          <w:tcPr>
            <w:tcW w:w="4536" w:type="dxa"/>
            <w:tcBorders>
              <w:left w:val="nil"/>
              <w:right w:val="single" w:sz="8" w:space="0" w:color="000000"/>
            </w:tcBorders>
          </w:tcPr>
          <w:p w14:paraId="3F141144"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 xml:space="preserve">VU University Amsterdam </w:t>
            </w:r>
          </w:p>
        </w:tc>
        <w:tc>
          <w:tcPr>
            <w:tcW w:w="992" w:type="dxa"/>
            <w:tcBorders>
              <w:left w:val="single" w:sz="8" w:space="0" w:color="000000"/>
            </w:tcBorders>
          </w:tcPr>
          <w:p w14:paraId="7FE7294D"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889</w:t>
            </w:r>
          </w:p>
        </w:tc>
        <w:tc>
          <w:tcPr>
            <w:tcW w:w="992" w:type="dxa"/>
          </w:tcPr>
          <w:p w14:paraId="622879BD"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Pr>
                <w:color w:val="000000"/>
              </w:rPr>
              <w:t>24</w:t>
            </w:r>
            <w:r w:rsidRPr="00CC1B98">
              <w:rPr>
                <w:color w:val="000000"/>
              </w:rPr>
              <w:t>%</w:t>
            </w:r>
          </w:p>
        </w:tc>
        <w:tc>
          <w:tcPr>
            <w:tcW w:w="1400" w:type="dxa"/>
          </w:tcPr>
          <w:p w14:paraId="45D330C9"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47%</w:t>
            </w:r>
          </w:p>
        </w:tc>
      </w:tr>
      <w:tr w:rsidR="00DC12BD" w:rsidRPr="00CC1B98" w14:paraId="1FC6B7DC" w14:textId="77777777" w:rsidTr="00DC12BD">
        <w:trPr>
          <w:trHeight w:val="22"/>
          <w:jc w:val="center"/>
        </w:trPr>
        <w:tc>
          <w:tcPr>
            <w:cnfStyle w:val="001000000000" w:firstRow="0" w:lastRow="0" w:firstColumn="1" w:lastColumn="0" w:oddVBand="0" w:evenVBand="0" w:oddHBand="0" w:evenHBand="0" w:firstRowFirstColumn="0" w:firstRowLastColumn="0" w:lastRowFirstColumn="0" w:lastRowLastColumn="0"/>
            <w:tcW w:w="835" w:type="dxa"/>
            <w:tcBorders>
              <w:right w:val="nil"/>
            </w:tcBorders>
          </w:tcPr>
          <w:p w14:paraId="0CDFFAEE" w14:textId="77777777" w:rsidR="00DC12BD" w:rsidRPr="00CC1B98" w:rsidRDefault="00DC12BD" w:rsidP="00DC12BD">
            <w:pPr>
              <w:rPr>
                <w:color w:val="000000"/>
              </w:rPr>
            </w:pPr>
            <w:r>
              <w:rPr>
                <w:color w:val="000000"/>
              </w:rPr>
              <w:t>RUM</w:t>
            </w:r>
          </w:p>
        </w:tc>
        <w:tc>
          <w:tcPr>
            <w:tcW w:w="4536" w:type="dxa"/>
            <w:tcBorders>
              <w:left w:val="nil"/>
              <w:right w:val="single" w:sz="8" w:space="0" w:color="000000"/>
            </w:tcBorders>
          </w:tcPr>
          <w:p w14:paraId="07AA23CD"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 xml:space="preserve">Maastricht University </w:t>
            </w:r>
          </w:p>
        </w:tc>
        <w:tc>
          <w:tcPr>
            <w:tcW w:w="992" w:type="dxa"/>
            <w:tcBorders>
              <w:left w:val="single" w:sz="8" w:space="0" w:color="000000"/>
            </w:tcBorders>
          </w:tcPr>
          <w:p w14:paraId="252C30D0"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552</w:t>
            </w:r>
          </w:p>
        </w:tc>
        <w:tc>
          <w:tcPr>
            <w:tcW w:w="992" w:type="dxa"/>
          </w:tcPr>
          <w:p w14:paraId="2B595E07"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Pr>
                <w:color w:val="000000"/>
              </w:rPr>
              <w:t>24</w:t>
            </w:r>
            <w:r w:rsidRPr="00CC1B98">
              <w:rPr>
                <w:color w:val="000000"/>
              </w:rPr>
              <w:t>%</w:t>
            </w:r>
          </w:p>
        </w:tc>
        <w:tc>
          <w:tcPr>
            <w:tcW w:w="1400" w:type="dxa"/>
          </w:tcPr>
          <w:p w14:paraId="1E78EA71"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40%</w:t>
            </w:r>
          </w:p>
        </w:tc>
      </w:tr>
      <w:tr w:rsidR="00DC12BD" w:rsidRPr="00CC1B98" w14:paraId="45458D9C" w14:textId="77777777" w:rsidTr="00DC12BD">
        <w:trPr>
          <w:trHeight w:val="22"/>
          <w:jc w:val="center"/>
        </w:trPr>
        <w:tc>
          <w:tcPr>
            <w:cnfStyle w:val="001000000000" w:firstRow="0" w:lastRow="0" w:firstColumn="1" w:lastColumn="0" w:oddVBand="0" w:evenVBand="0" w:oddHBand="0" w:evenHBand="0" w:firstRowFirstColumn="0" w:firstRowLastColumn="0" w:lastRowFirstColumn="0" w:lastRowLastColumn="0"/>
            <w:tcW w:w="835" w:type="dxa"/>
            <w:tcBorders>
              <w:right w:val="nil"/>
            </w:tcBorders>
          </w:tcPr>
          <w:p w14:paraId="77512E13" w14:textId="77777777" w:rsidR="00DC12BD" w:rsidRPr="00CC1B98" w:rsidRDefault="00DC12BD" w:rsidP="00DC12BD">
            <w:pPr>
              <w:rPr>
                <w:color w:val="000000"/>
              </w:rPr>
            </w:pPr>
            <w:r>
              <w:rPr>
                <w:color w:val="000000"/>
              </w:rPr>
              <w:t>RUL</w:t>
            </w:r>
          </w:p>
        </w:tc>
        <w:tc>
          <w:tcPr>
            <w:tcW w:w="4536" w:type="dxa"/>
            <w:tcBorders>
              <w:left w:val="nil"/>
              <w:right w:val="single" w:sz="8" w:space="0" w:color="000000"/>
            </w:tcBorders>
          </w:tcPr>
          <w:p w14:paraId="00619241"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 xml:space="preserve">Leiden University </w:t>
            </w:r>
          </w:p>
        </w:tc>
        <w:tc>
          <w:tcPr>
            <w:tcW w:w="992" w:type="dxa"/>
            <w:tcBorders>
              <w:left w:val="single" w:sz="8" w:space="0" w:color="000000"/>
            </w:tcBorders>
          </w:tcPr>
          <w:p w14:paraId="3A348B20"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802</w:t>
            </w:r>
          </w:p>
        </w:tc>
        <w:tc>
          <w:tcPr>
            <w:tcW w:w="992" w:type="dxa"/>
          </w:tcPr>
          <w:p w14:paraId="0CCA175B"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Pr>
                <w:color w:val="000000"/>
              </w:rPr>
              <w:t>21</w:t>
            </w:r>
            <w:r w:rsidRPr="00CC1B98">
              <w:rPr>
                <w:color w:val="000000"/>
              </w:rPr>
              <w:t>%</w:t>
            </w:r>
          </w:p>
        </w:tc>
        <w:tc>
          <w:tcPr>
            <w:tcW w:w="1400" w:type="dxa"/>
          </w:tcPr>
          <w:p w14:paraId="3FEEBFEC"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62%</w:t>
            </w:r>
          </w:p>
        </w:tc>
      </w:tr>
      <w:tr w:rsidR="00DC12BD" w:rsidRPr="00CC1B98" w14:paraId="5B80B1E3" w14:textId="77777777" w:rsidTr="00DC12BD">
        <w:trPr>
          <w:trHeight w:val="22"/>
          <w:jc w:val="center"/>
        </w:trPr>
        <w:tc>
          <w:tcPr>
            <w:cnfStyle w:val="001000000000" w:firstRow="0" w:lastRow="0" w:firstColumn="1" w:lastColumn="0" w:oddVBand="0" w:evenVBand="0" w:oddHBand="0" w:evenHBand="0" w:firstRowFirstColumn="0" w:firstRowLastColumn="0" w:lastRowFirstColumn="0" w:lastRowLastColumn="0"/>
            <w:tcW w:w="835" w:type="dxa"/>
            <w:tcBorders>
              <w:right w:val="nil"/>
            </w:tcBorders>
          </w:tcPr>
          <w:p w14:paraId="6D366DB4" w14:textId="77777777" w:rsidR="00DC12BD" w:rsidRPr="00CC1B98" w:rsidRDefault="00DC12BD" w:rsidP="00DC12BD">
            <w:pPr>
              <w:rPr>
                <w:color w:val="000000"/>
              </w:rPr>
            </w:pPr>
            <w:r>
              <w:rPr>
                <w:color w:val="000000"/>
              </w:rPr>
              <w:t>UVA</w:t>
            </w:r>
          </w:p>
        </w:tc>
        <w:tc>
          <w:tcPr>
            <w:tcW w:w="4536" w:type="dxa"/>
            <w:tcBorders>
              <w:left w:val="nil"/>
              <w:right w:val="single" w:sz="8" w:space="0" w:color="000000"/>
            </w:tcBorders>
          </w:tcPr>
          <w:p w14:paraId="5C1B7D16"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 xml:space="preserve">University of Amsterdam </w:t>
            </w:r>
          </w:p>
        </w:tc>
        <w:tc>
          <w:tcPr>
            <w:tcW w:w="992" w:type="dxa"/>
            <w:tcBorders>
              <w:left w:val="single" w:sz="8" w:space="0" w:color="000000"/>
            </w:tcBorders>
          </w:tcPr>
          <w:p w14:paraId="259AA802"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961</w:t>
            </w:r>
          </w:p>
        </w:tc>
        <w:tc>
          <w:tcPr>
            <w:tcW w:w="992" w:type="dxa"/>
          </w:tcPr>
          <w:p w14:paraId="392C2799"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Pr>
                <w:color w:val="000000"/>
              </w:rPr>
              <w:t>19</w:t>
            </w:r>
            <w:r w:rsidRPr="00CC1B98">
              <w:rPr>
                <w:color w:val="000000"/>
              </w:rPr>
              <w:t>%</w:t>
            </w:r>
          </w:p>
        </w:tc>
        <w:tc>
          <w:tcPr>
            <w:tcW w:w="1400" w:type="dxa"/>
          </w:tcPr>
          <w:p w14:paraId="6DF7EE5F"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60%</w:t>
            </w:r>
          </w:p>
        </w:tc>
      </w:tr>
      <w:tr w:rsidR="00DC12BD" w:rsidRPr="00CC1B98" w14:paraId="70B32924" w14:textId="77777777" w:rsidTr="00DC12BD">
        <w:trPr>
          <w:trHeight w:val="22"/>
          <w:jc w:val="center"/>
        </w:trPr>
        <w:tc>
          <w:tcPr>
            <w:cnfStyle w:val="001000000000" w:firstRow="0" w:lastRow="0" w:firstColumn="1" w:lastColumn="0" w:oddVBand="0" w:evenVBand="0" w:oddHBand="0" w:evenHBand="0" w:firstRowFirstColumn="0" w:firstRowLastColumn="0" w:lastRowFirstColumn="0" w:lastRowLastColumn="0"/>
            <w:tcW w:w="835" w:type="dxa"/>
            <w:tcBorders>
              <w:right w:val="nil"/>
            </w:tcBorders>
          </w:tcPr>
          <w:p w14:paraId="47AF68ED" w14:textId="77777777" w:rsidR="00DC12BD" w:rsidRPr="00CC1B98" w:rsidRDefault="00DC12BD" w:rsidP="00DC12BD">
            <w:pPr>
              <w:rPr>
                <w:color w:val="000000"/>
              </w:rPr>
            </w:pPr>
            <w:r>
              <w:rPr>
                <w:color w:val="000000"/>
              </w:rPr>
              <w:t>RUG</w:t>
            </w:r>
          </w:p>
        </w:tc>
        <w:tc>
          <w:tcPr>
            <w:tcW w:w="4536" w:type="dxa"/>
            <w:tcBorders>
              <w:left w:val="nil"/>
              <w:right w:val="single" w:sz="8" w:space="0" w:color="000000"/>
            </w:tcBorders>
          </w:tcPr>
          <w:p w14:paraId="2F592A82"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 xml:space="preserve">University of Groningen </w:t>
            </w:r>
          </w:p>
        </w:tc>
        <w:tc>
          <w:tcPr>
            <w:tcW w:w="992" w:type="dxa"/>
            <w:tcBorders>
              <w:left w:val="single" w:sz="8" w:space="0" w:color="000000"/>
            </w:tcBorders>
          </w:tcPr>
          <w:p w14:paraId="0AC091F9"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938</w:t>
            </w:r>
          </w:p>
        </w:tc>
        <w:tc>
          <w:tcPr>
            <w:tcW w:w="992" w:type="dxa"/>
          </w:tcPr>
          <w:p w14:paraId="18ACC1A5"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Pr>
                <w:color w:val="000000"/>
              </w:rPr>
              <w:t>18</w:t>
            </w:r>
            <w:r w:rsidRPr="00CC1B98">
              <w:rPr>
                <w:color w:val="000000"/>
              </w:rPr>
              <w:t>%</w:t>
            </w:r>
          </w:p>
        </w:tc>
        <w:tc>
          <w:tcPr>
            <w:tcW w:w="1400" w:type="dxa"/>
          </w:tcPr>
          <w:p w14:paraId="368D95A8"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62%</w:t>
            </w:r>
          </w:p>
        </w:tc>
      </w:tr>
      <w:tr w:rsidR="00DC12BD" w:rsidRPr="00CC1B98" w14:paraId="22311515" w14:textId="77777777" w:rsidTr="00DC12BD">
        <w:trPr>
          <w:trHeight w:val="22"/>
          <w:jc w:val="center"/>
        </w:trPr>
        <w:tc>
          <w:tcPr>
            <w:cnfStyle w:val="001000000000" w:firstRow="0" w:lastRow="0" w:firstColumn="1" w:lastColumn="0" w:oddVBand="0" w:evenVBand="0" w:oddHBand="0" w:evenHBand="0" w:firstRowFirstColumn="0" w:firstRowLastColumn="0" w:lastRowFirstColumn="0" w:lastRowLastColumn="0"/>
            <w:tcW w:w="835" w:type="dxa"/>
            <w:tcBorders>
              <w:right w:val="nil"/>
            </w:tcBorders>
          </w:tcPr>
          <w:p w14:paraId="5F08668D" w14:textId="77777777" w:rsidR="00DC12BD" w:rsidRPr="00CC1B98" w:rsidRDefault="00DC12BD" w:rsidP="00DC12BD">
            <w:pPr>
              <w:rPr>
                <w:color w:val="000000"/>
              </w:rPr>
            </w:pPr>
            <w:r>
              <w:rPr>
                <w:color w:val="000000"/>
              </w:rPr>
              <w:t>EUR</w:t>
            </w:r>
          </w:p>
        </w:tc>
        <w:tc>
          <w:tcPr>
            <w:tcW w:w="4536" w:type="dxa"/>
            <w:tcBorders>
              <w:left w:val="nil"/>
              <w:right w:val="single" w:sz="8" w:space="0" w:color="000000"/>
            </w:tcBorders>
          </w:tcPr>
          <w:p w14:paraId="60530CCE"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 xml:space="preserve">Erasmus University Rotterdam </w:t>
            </w:r>
          </w:p>
        </w:tc>
        <w:tc>
          <w:tcPr>
            <w:tcW w:w="992" w:type="dxa"/>
            <w:tcBorders>
              <w:left w:val="single" w:sz="8" w:space="0" w:color="000000"/>
            </w:tcBorders>
          </w:tcPr>
          <w:p w14:paraId="6D1F3604"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668</w:t>
            </w:r>
          </w:p>
        </w:tc>
        <w:tc>
          <w:tcPr>
            <w:tcW w:w="992" w:type="dxa"/>
          </w:tcPr>
          <w:p w14:paraId="616828F8"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Pr>
                <w:color w:val="000000"/>
              </w:rPr>
              <w:t>18</w:t>
            </w:r>
            <w:r w:rsidRPr="00CC1B98">
              <w:rPr>
                <w:color w:val="000000"/>
              </w:rPr>
              <w:t>%</w:t>
            </w:r>
          </w:p>
        </w:tc>
        <w:tc>
          <w:tcPr>
            <w:tcW w:w="1400" w:type="dxa"/>
          </w:tcPr>
          <w:p w14:paraId="73F8931F"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67%</w:t>
            </w:r>
          </w:p>
        </w:tc>
      </w:tr>
      <w:tr w:rsidR="00DC12BD" w:rsidRPr="00CC1B98" w14:paraId="23B64D3B" w14:textId="77777777" w:rsidTr="00DC12BD">
        <w:trPr>
          <w:trHeight w:val="22"/>
          <w:jc w:val="center"/>
        </w:trPr>
        <w:tc>
          <w:tcPr>
            <w:cnfStyle w:val="001000000000" w:firstRow="0" w:lastRow="0" w:firstColumn="1" w:lastColumn="0" w:oddVBand="0" w:evenVBand="0" w:oddHBand="0" w:evenHBand="0" w:firstRowFirstColumn="0" w:firstRowLastColumn="0" w:lastRowFirstColumn="0" w:lastRowLastColumn="0"/>
            <w:tcW w:w="835" w:type="dxa"/>
            <w:tcBorders>
              <w:right w:val="nil"/>
            </w:tcBorders>
          </w:tcPr>
          <w:p w14:paraId="0E88C76A" w14:textId="77777777" w:rsidR="00DC12BD" w:rsidRPr="00CC1B98" w:rsidRDefault="00DC12BD" w:rsidP="00DC12BD">
            <w:pPr>
              <w:rPr>
                <w:color w:val="000000"/>
              </w:rPr>
            </w:pPr>
            <w:r>
              <w:rPr>
                <w:color w:val="000000"/>
              </w:rPr>
              <w:lastRenderedPageBreak/>
              <w:t>KUN</w:t>
            </w:r>
          </w:p>
        </w:tc>
        <w:tc>
          <w:tcPr>
            <w:tcW w:w="4536" w:type="dxa"/>
            <w:tcBorders>
              <w:left w:val="nil"/>
              <w:right w:val="single" w:sz="8" w:space="0" w:color="000000"/>
            </w:tcBorders>
          </w:tcPr>
          <w:p w14:paraId="3056F644"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 xml:space="preserve">Radboud University Nijmegen </w:t>
            </w:r>
          </w:p>
        </w:tc>
        <w:tc>
          <w:tcPr>
            <w:tcW w:w="992" w:type="dxa"/>
            <w:tcBorders>
              <w:left w:val="single" w:sz="8" w:space="0" w:color="000000"/>
            </w:tcBorders>
          </w:tcPr>
          <w:p w14:paraId="1332507E"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689</w:t>
            </w:r>
          </w:p>
        </w:tc>
        <w:tc>
          <w:tcPr>
            <w:tcW w:w="992" w:type="dxa"/>
          </w:tcPr>
          <w:p w14:paraId="0C46B7AF"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Pr>
                <w:color w:val="000000"/>
              </w:rPr>
              <w:t>17</w:t>
            </w:r>
            <w:r w:rsidRPr="00CC1B98">
              <w:rPr>
                <w:color w:val="000000"/>
              </w:rPr>
              <w:t>%</w:t>
            </w:r>
          </w:p>
        </w:tc>
        <w:tc>
          <w:tcPr>
            <w:tcW w:w="1400" w:type="dxa"/>
          </w:tcPr>
          <w:p w14:paraId="10017A1C"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62%</w:t>
            </w:r>
          </w:p>
        </w:tc>
      </w:tr>
      <w:tr w:rsidR="00DC12BD" w:rsidRPr="00CC1B98" w14:paraId="17D9A35D" w14:textId="77777777" w:rsidTr="00DC12BD">
        <w:trPr>
          <w:trHeight w:val="22"/>
          <w:jc w:val="center"/>
        </w:trPr>
        <w:tc>
          <w:tcPr>
            <w:cnfStyle w:val="001000000000" w:firstRow="0" w:lastRow="0" w:firstColumn="1" w:lastColumn="0" w:oddVBand="0" w:evenVBand="0" w:oddHBand="0" w:evenHBand="0" w:firstRowFirstColumn="0" w:firstRowLastColumn="0" w:lastRowFirstColumn="0" w:lastRowLastColumn="0"/>
            <w:tcW w:w="835" w:type="dxa"/>
            <w:tcBorders>
              <w:right w:val="nil"/>
            </w:tcBorders>
          </w:tcPr>
          <w:p w14:paraId="7BDE769E" w14:textId="77777777" w:rsidR="00DC12BD" w:rsidRPr="00CC1B98" w:rsidRDefault="00DC12BD" w:rsidP="00DC12BD">
            <w:pPr>
              <w:rPr>
                <w:color w:val="000000"/>
              </w:rPr>
            </w:pPr>
            <w:r>
              <w:rPr>
                <w:color w:val="000000"/>
              </w:rPr>
              <w:t>TUD</w:t>
            </w:r>
          </w:p>
        </w:tc>
        <w:tc>
          <w:tcPr>
            <w:tcW w:w="4536" w:type="dxa"/>
            <w:tcBorders>
              <w:left w:val="nil"/>
              <w:right w:val="single" w:sz="8" w:space="0" w:color="000000"/>
            </w:tcBorders>
          </w:tcPr>
          <w:p w14:paraId="20799831"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 xml:space="preserve">Delft University of Technology </w:t>
            </w:r>
          </w:p>
        </w:tc>
        <w:tc>
          <w:tcPr>
            <w:tcW w:w="992" w:type="dxa"/>
            <w:tcBorders>
              <w:left w:val="single" w:sz="8" w:space="0" w:color="000000"/>
            </w:tcBorders>
          </w:tcPr>
          <w:p w14:paraId="73D04EF6"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621</w:t>
            </w:r>
          </w:p>
        </w:tc>
        <w:tc>
          <w:tcPr>
            <w:tcW w:w="992" w:type="dxa"/>
          </w:tcPr>
          <w:p w14:paraId="1972384B"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Pr>
                <w:color w:val="000000"/>
              </w:rPr>
              <w:t>17</w:t>
            </w:r>
            <w:r w:rsidRPr="00CC1B98">
              <w:rPr>
                <w:color w:val="000000"/>
              </w:rPr>
              <w:t>%</w:t>
            </w:r>
          </w:p>
        </w:tc>
        <w:tc>
          <w:tcPr>
            <w:tcW w:w="1400" w:type="dxa"/>
          </w:tcPr>
          <w:p w14:paraId="4DE651B6"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67%</w:t>
            </w:r>
          </w:p>
        </w:tc>
      </w:tr>
      <w:tr w:rsidR="00DC12BD" w:rsidRPr="00CC1B98" w14:paraId="3AC37E28" w14:textId="77777777" w:rsidTr="00DC12BD">
        <w:trPr>
          <w:trHeight w:val="22"/>
          <w:jc w:val="center"/>
        </w:trPr>
        <w:tc>
          <w:tcPr>
            <w:cnfStyle w:val="001000000000" w:firstRow="0" w:lastRow="0" w:firstColumn="1" w:lastColumn="0" w:oddVBand="0" w:evenVBand="0" w:oddHBand="0" w:evenHBand="0" w:firstRowFirstColumn="0" w:firstRowLastColumn="0" w:lastRowFirstColumn="0" w:lastRowLastColumn="0"/>
            <w:tcW w:w="835" w:type="dxa"/>
            <w:tcBorders>
              <w:right w:val="nil"/>
            </w:tcBorders>
          </w:tcPr>
          <w:p w14:paraId="7AE6AB60" w14:textId="77777777" w:rsidR="00DC12BD" w:rsidRPr="00CC1B98" w:rsidRDefault="00DC12BD" w:rsidP="00DC12BD">
            <w:pPr>
              <w:rPr>
                <w:color w:val="000000"/>
              </w:rPr>
            </w:pPr>
            <w:r>
              <w:rPr>
                <w:color w:val="000000"/>
              </w:rPr>
              <w:t>RUU</w:t>
            </w:r>
          </w:p>
        </w:tc>
        <w:tc>
          <w:tcPr>
            <w:tcW w:w="4536" w:type="dxa"/>
            <w:tcBorders>
              <w:left w:val="nil"/>
              <w:right w:val="single" w:sz="8" w:space="0" w:color="000000"/>
            </w:tcBorders>
          </w:tcPr>
          <w:p w14:paraId="7E497303"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 xml:space="preserve">Utrecht University </w:t>
            </w:r>
          </w:p>
        </w:tc>
        <w:tc>
          <w:tcPr>
            <w:tcW w:w="992" w:type="dxa"/>
            <w:tcBorders>
              <w:left w:val="single" w:sz="8" w:space="0" w:color="000000"/>
            </w:tcBorders>
          </w:tcPr>
          <w:p w14:paraId="62CE4514"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930</w:t>
            </w:r>
          </w:p>
        </w:tc>
        <w:tc>
          <w:tcPr>
            <w:tcW w:w="992" w:type="dxa"/>
          </w:tcPr>
          <w:p w14:paraId="1E3D0E5F"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Pr>
                <w:color w:val="000000"/>
              </w:rPr>
              <w:t>16</w:t>
            </w:r>
            <w:r w:rsidRPr="00CC1B98">
              <w:rPr>
                <w:color w:val="000000"/>
              </w:rPr>
              <w:t>%</w:t>
            </w:r>
          </w:p>
        </w:tc>
        <w:tc>
          <w:tcPr>
            <w:tcW w:w="1400" w:type="dxa"/>
          </w:tcPr>
          <w:p w14:paraId="275D20E3"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55%</w:t>
            </w:r>
          </w:p>
        </w:tc>
      </w:tr>
      <w:tr w:rsidR="00DC12BD" w:rsidRPr="00CC1B98" w14:paraId="44BB758D" w14:textId="77777777" w:rsidTr="00DC12BD">
        <w:trPr>
          <w:trHeight w:val="22"/>
          <w:jc w:val="center"/>
        </w:trPr>
        <w:tc>
          <w:tcPr>
            <w:cnfStyle w:val="001000000000" w:firstRow="0" w:lastRow="0" w:firstColumn="1" w:lastColumn="0" w:oddVBand="0" w:evenVBand="0" w:oddHBand="0" w:evenHBand="0" w:firstRowFirstColumn="0" w:firstRowLastColumn="0" w:lastRowFirstColumn="0" w:lastRowLastColumn="0"/>
            <w:tcW w:w="835" w:type="dxa"/>
            <w:tcBorders>
              <w:right w:val="nil"/>
            </w:tcBorders>
          </w:tcPr>
          <w:p w14:paraId="16BFF266" w14:textId="77777777" w:rsidR="00DC12BD" w:rsidRPr="00CC1B98" w:rsidRDefault="00DC12BD" w:rsidP="00DC12BD">
            <w:pPr>
              <w:rPr>
                <w:color w:val="000000"/>
              </w:rPr>
            </w:pPr>
            <w:r>
              <w:rPr>
                <w:color w:val="000000"/>
              </w:rPr>
              <w:t>TUE</w:t>
            </w:r>
          </w:p>
        </w:tc>
        <w:tc>
          <w:tcPr>
            <w:tcW w:w="4536" w:type="dxa"/>
            <w:tcBorders>
              <w:left w:val="nil"/>
              <w:right w:val="single" w:sz="8" w:space="0" w:color="000000"/>
            </w:tcBorders>
          </w:tcPr>
          <w:p w14:paraId="5CC2F85D"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 xml:space="preserve">Technische Universiteit Eindhoven </w:t>
            </w:r>
          </w:p>
        </w:tc>
        <w:tc>
          <w:tcPr>
            <w:tcW w:w="992" w:type="dxa"/>
            <w:tcBorders>
              <w:left w:val="single" w:sz="8" w:space="0" w:color="000000"/>
            </w:tcBorders>
          </w:tcPr>
          <w:p w14:paraId="3EBEE24D"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369</w:t>
            </w:r>
          </w:p>
        </w:tc>
        <w:tc>
          <w:tcPr>
            <w:tcW w:w="992" w:type="dxa"/>
          </w:tcPr>
          <w:p w14:paraId="3BFC67A2"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Pr>
                <w:color w:val="000000"/>
              </w:rPr>
              <w:t>11</w:t>
            </w:r>
            <w:r w:rsidRPr="00CC1B98">
              <w:rPr>
                <w:color w:val="000000"/>
              </w:rPr>
              <w:t>%</w:t>
            </w:r>
          </w:p>
        </w:tc>
        <w:tc>
          <w:tcPr>
            <w:tcW w:w="1400" w:type="dxa"/>
          </w:tcPr>
          <w:p w14:paraId="5D208C83"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73%</w:t>
            </w:r>
          </w:p>
        </w:tc>
      </w:tr>
      <w:tr w:rsidR="00DC12BD" w:rsidRPr="00CC1B98" w14:paraId="73E69006" w14:textId="77777777" w:rsidTr="00DC12BD">
        <w:trPr>
          <w:trHeight w:val="22"/>
          <w:jc w:val="center"/>
        </w:trPr>
        <w:tc>
          <w:tcPr>
            <w:cnfStyle w:val="001000000000" w:firstRow="0" w:lastRow="0" w:firstColumn="1" w:lastColumn="0" w:oddVBand="0" w:evenVBand="0" w:oddHBand="0" w:evenHBand="0" w:firstRowFirstColumn="0" w:firstRowLastColumn="0" w:lastRowFirstColumn="0" w:lastRowLastColumn="0"/>
            <w:tcW w:w="835" w:type="dxa"/>
            <w:tcBorders>
              <w:right w:val="nil"/>
            </w:tcBorders>
          </w:tcPr>
          <w:p w14:paraId="669974A4" w14:textId="77777777" w:rsidR="00DC12BD" w:rsidRPr="00CC1B98" w:rsidRDefault="00DC12BD" w:rsidP="00DC12BD">
            <w:pPr>
              <w:rPr>
                <w:color w:val="000000"/>
              </w:rPr>
            </w:pPr>
            <w:r>
              <w:rPr>
                <w:color w:val="000000"/>
              </w:rPr>
              <w:t>TUM</w:t>
            </w:r>
          </w:p>
        </w:tc>
        <w:tc>
          <w:tcPr>
            <w:tcW w:w="4536" w:type="dxa"/>
            <w:tcBorders>
              <w:left w:val="nil"/>
              <w:right w:val="single" w:sz="8" w:space="0" w:color="000000"/>
            </w:tcBorders>
          </w:tcPr>
          <w:p w14:paraId="281CB04A"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 xml:space="preserve">University of Twente </w:t>
            </w:r>
          </w:p>
        </w:tc>
        <w:tc>
          <w:tcPr>
            <w:tcW w:w="992" w:type="dxa"/>
            <w:tcBorders>
              <w:left w:val="single" w:sz="8" w:space="0" w:color="000000"/>
            </w:tcBorders>
          </w:tcPr>
          <w:p w14:paraId="6FA3D242"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358</w:t>
            </w:r>
          </w:p>
        </w:tc>
        <w:tc>
          <w:tcPr>
            <w:tcW w:w="992" w:type="dxa"/>
          </w:tcPr>
          <w:p w14:paraId="7AC623D6"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Pr>
                <w:color w:val="000000"/>
              </w:rPr>
              <w:t>11</w:t>
            </w:r>
            <w:r w:rsidRPr="00CC1B98">
              <w:rPr>
                <w:color w:val="000000"/>
              </w:rPr>
              <w:t>%</w:t>
            </w:r>
          </w:p>
        </w:tc>
        <w:tc>
          <w:tcPr>
            <w:tcW w:w="1400" w:type="dxa"/>
          </w:tcPr>
          <w:p w14:paraId="1E59BE4F"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68%</w:t>
            </w:r>
          </w:p>
        </w:tc>
      </w:tr>
      <w:tr w:rsidR="00DC12BD" w:rsidRPr="00CC1B98" w14:paraId="75A0F57A" w14:textId="77777777" w:rsidTr="00DC12BD">
        <w:trPr>
          <w:trHeight w:val="232"/>
          <w:jc w:val="center"/>
        </w:trPr>
        <w:tc>
          <w:tcPr>
            <w:cnfStyle w:val="001000000000" w:firstRow="0" w:lastRow="0" w:firstColumn="1" w:lastColumn="0" w:oddVBand="0" w:evenVBand="0" w:oddHBand="0" w:evenHBand="0" w:firstRowFirstColumn="0" w:firstRowLastColumn="0" w:lastRowFirstColumn="0" w:lastRowLastColumn="0"/>
            <w:tcW w:w="835" w:type="dxa"/>
            <w:tcBorders>
              <w:right w:val="nil"/>
            </w:tcBorders>
          </w:tcPr>
          <w:p w14:paraId="1C9CEDA1" w14:textId="77777777" w:rsidR="00DC12BD" w:rsidRPr="00CC1B98" w:rsidRDefault="00DC12BD" w:rsidP="00DC12BD">
            <w:pPr>
              <w:rPr>
                <w:color w:val="000000"/>
              </w:rPr>
            </w:pPr>
            <w:r>
              <w:rPr>
                <w:color w:val="000000"/>
              </w:rPr>
              <w:t>WUR</w:t>
            </w:r>
          </w:p>
        </w:tc>
        <w:tc>
          <w:tcPr>
            <w:tcW w:w="4536" w:type="dxa"/>
            <w:tcBorders>
              <w:left w:val="nil"/>
              <w:right w:val="single" w:sz="8" w:space="0" w:color="000000"/>
            </w:tcBorders>
          </w:tcPr>
          <w:p w14:paraId="4B54FE0C"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 xml:space="preserve">Wageningen University </w:t>
            </w:r>
            <w:r>
              <w:rPr>
                <w:color w:val="000000"/>
              </w:rPr>
              <w:t>&amp;</w:t>
            </w:r>
            <w:r w:rsidRPr="00CC1B98">
              <w:rPr>
                <w:color w:val="000000"/>
              </w:rPr>
              <w:t xml:space="preserve"> Research Centre </w:t>
            </w:r>
          </w:p>
        </w:tc>
        <w:tc>
          <w:tcPr>
            <w:tcW w:w="992" w:type="dxa"/>
            <w:tcBorders>
              <w:left w:val="single" w:sz="8" w:space="0" w:color="000000"/>
            </w:tcBorders>
          </w:tcPr>
          <w:p w14:paraId="16A2F3EB"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333</w:t>
            </w:r>
          </w:p>
        </w:tc>
        <w:tc>
          <w:tcPr>
            <w:tcW w:w="992" w:type="dxa"/>
          </w:tcPr>
          <w:p w14:paraId="047444E2"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Pr>
                <w:color w:val="000000"/>
              </w:rPr>
              <w:t>3</w:t>
            </w:r>
            <w:r w:rsidRPr="00CC1B98">
              <w:rPr>
                <w:color w:val="000000"/>
              </w:rPr>
              <w:t>%</w:t>
            </w:r>
          </w:p>
        </w:tc>
        <w:tc>
          <w:tcPr>
            <w:tcW w:w="1400" w:type="dxa"/>
          </w:tcPr>
          <w:p w14:paraId="7B8342A7" w14:textId="77777777" w:rsidR="00DC12BD" w:rsidRPr="00CC1B98" w:rsidRDefault="00DC12BD" w:rsidP="00DC12BD">
            <w:pPr>
              <w:cnfStyle w:val="000000000000" w:firstRow="0" w:lastRow="0" w:firstColumn="0" w:lastColumn="0" w:oddVBand="0" w:evenVBand="0" w:oddHBand="0" w:evenHBand="0" w:firstRowFirstColumn="0" w:firstRowLastColumn="0" w:lastRowFirstColumn="0" w:lastRowLastColumn="0"/>
              <w:rPr>
                <w:color w:val="000000"/>
              </w:rPr>
            </w:pPr>
            <w:r w:rsidRPr="00CC1B98">
              <w:rPr>
                <w:color w:val="000000"/>
              </w:rPr>
              <w:t>84%</w:t>
            </w:r>
          </w:p>
        </w:tc>
      </w:tr>
    </w:tbl>
    <w:p w14:paraId="2F4BAF4F" w14:textId="77777777" w:rsidR="003B6921" w:rsidRDefault="003B6921" w:rsidP="003B6921"/>
    <w:p w14:paraId="652E2A91" w14:textId="5BFB420D" w:rsidR="003B6921" w:rsidRDefault="00DC20C3" w:rsidP="003B6921">
      <w:pPr>
        <w:rPr>
          <w:ins w:id="35" w:author="linda reijnhoudt" w:date="2014-02-04T11:59:00Z"/>
        </w:rPr>
      </w:pPr>
      <w:ins w:id="36" w:author="linda reijnhoudt" w:date="2014-02-04T11:59:00Z">
        <w:r>
          <w:rPr>
            <w:noProof/>
            <w:lang w:val="en-US"/>
          </w:rPr>
          <w:drawing>
            <wp:anchor distT="0" distB="0" distL="114300" distR="114300" simplePos="0" relativeHeight="251666432" behindDoc="0" locked="0" layoutInCell="1" allowOverlap="1" wp14:anchorId="25AB0F33" wp14:editId="799CE077">
              <wp:simplePos x="0" y="0"/>
              <wp:positionH relativeFrom="column">
                <wp:posOffset>0</wp:posOffset>
              </wp:positionH>
              <wp:positionV relativeFrom="paragraph">
                <wp:posOffset>1226820</wp:posOffset>
              </wp:positionV>
              <wp:extent cx="5600700" cy="2940050"/>
              <wp:effectExtent l="0" t="0" r="12700" b="635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0700" cy="2940050"/>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3B6921">
        <w:fldChar w:fldCharType="begin"/>
      </w:r>
      <w:r w:rsidR="003B6921">
        <w:instrText xml:space="preserve"> REF _Ref244241028 \h </w:instrText>
      </w:r>
      <w:r w:rsidR="003B6921">
        <w:fldChar w:fldCharType="separate"/>
      </w:r>
      <w:r w:rsidR="00E32425">
        <w:t xml:space="preserve">Table </w:t>
      </w:r>
      <w:r w:rsidR="00E32425">
        <w:rPr>
          <w:noProof/>
        </w:rPr>
        <w:t>3</w:t>
      </w:r>
      <w:r w:rsidR="003B6921">
        <w:fldChar w:fldCharType="end"/>
      </w:r>
      <w:r w:rsidR="003B6921">
        <w:t xml:space="preserve"> shows the number of professors per university and the percentage </w:t>
      </w:r>
      <w:r w:rsidR="00511ACA">
        <w:t xml:space="preserve">that is </w:t>
      </w:r>
      <w:r w:rsidR="003B6921">
        <w:t xml:space="preserve">missed </w:t>
      </w:r>
      <w:r w:rsidR="00511ACA">
        <w:t xml:space="preserve">for lacking a proper </w:t>
      </w:r>
      <w:r w:rsidR="003B6921">
        <w:t>seed</w:t>
      </w:r>
      <w:r w:rsidR="00511ACA">
        <w:t xml:space="preserve"> of publications</w:t>
      </w:r>
      <w:r w:rsidR="003B6921">
        <w:t xml:space="preserve">. </w:t>
      </w:r>
      <w:r w:rsidR="00511ACA">
        <w:t>From an institutional point of view, a</w:t>
      </w:r>
      <w:r w:rsidR="003B6921">
        <w:t xml:space="preserve">ll of the major 14 universities in the Netherlands </w:t>
      </w:r>
      <w:r w:rsidR="00511ACA">
        <w:t xml:space="preserve">have </w:t>
      </w:r>
      <w:r w:rsidR="003B6921">
        <w:t xml:space="preserve">at least 75% </w:t>
      </w:r>
      <w:r w:rsidR="00511ACA">
        <w:t>of their target professors</w:t>
      </w:r>
      <w:r w:rsidR="005E51B3">
        <w:t xml:space="preserve"> </w:t>
      </w:r>
      <w:r w:rsidR="003B6921">
        <w:t xml:space="preserve">present, except the Open University (50%) and Tilburg University (32%). These two universities have </w:t>
      </w:r>
      <w:r w:rsidR="000A2F58">
        <w:t xml:space="preserve">an important </w:t>
      </w:r>
      <w:r w:rsidR="003B6921">
        <w:t xml:space="preserve">Social Sciences and Humanities focus, as can be seen in </w:t>
      </w:r>
      <w:r w:rsidR="003B6921">
        <w:fldChar w:fldCharType="begin"/>
      </w:r>
      <w:r w:rsidR="003B6921">
        <w:instrText xml:space="preserve"> REF _Ref244241893 \h </w:instrText>
      </w:r>
      <w:r w:rsidR="003B6921">
        <w:fldChar w:fldCharType="separate"/>
      </w:r>
      <w:r w:rsidR="00E32425">
        <w:t xml:space="preserve">Figure </w:t>
      </w:r>
      <w:r w:rsidR="00E32425">
        <w:rPr>
          <w:noProof/>
        </w:rPr>
        <w:t>3</w:t>
      </w:r>
      <w:r w:rsidR="003B6921">
        <w:fldChar w:fldCharType="end"/>
      </w:r>
      <w:r w:rsidR="00B77D84">
        <w:t>. Both Humanities and Social Sciences are</w:t>
      </w:r>
      <w:r w:rsidR="003B6921">
        <w:t xml:space="preserve"> two areas </w:t>
      </w:r>
      <w:r w:rsidR="00B77D84">
        <w:t xml:space="preserve">that are </w:t>
      </w:r>
      <w:r w:rsidR="003B6921">
        <w:t>not well represented by the WoS</w:t>
      </w:r>
      <w:r w:rsidR="00511ACA">
        <w:t>, thus explaining their higher presence of professors without a seed</w:t>
      </w:r>
      <w:r w:rsidR="003B6921">
        <w:t xml:space="preserve">. </w:t>
      </w:r>
    </w:p>
    <w:p w14:paraId="1F4008B5" w14:textId="45B8C21A" w:rsidR="003B6921" w:rsidRDefault="003B6921" w:rsidP="00DC20C3">
      <w:pPr>
        <w:pStyle w:val="007-Caption"/>
      </w:pPr>
      <w:bookmarkStart w:id="37" w:name="_Ref244241893"/>
      <w:r>
        <w:t xml:space="preserve">Figure </w:t>
      </w:r>
      <w:r>
        <w:fldChar w:fldCharType="begin"/>
      </w:r>
      <w:r>
        <w:instrText xml:space="preserve"> SEQ Figure \* ARABIC </w:instrText>
      </w:r>
      <w:r>
        <w:fldChar w:fldCharType="separate"/>
      </w:r>
      <w:r w:rsidR="00E32425">
        <w:rPr>
          <w:noProof/>
        </w:rPr>
        <w:t>3</w:t>
      </w:r>
      <w:r>
        <w:fldChar w:fldCharType="end"/>
      </w:r>
      <w:bookmarkEnd w:id="37"/>
      <w:r w:rsidR="00F27F86">
        <w:t>: Dutch U</w:t>
      </w:r>
      <w:r>
        <w:t xml:space="preserve">niversity profiles, </w:t>
      </w:r>
      <w:r w:rsidR="00F32C97">
        <w:t xml:space="preserve">from </w:t>
      </w:r>
      <w:r w:rsidR="00F32C97" w:rsidRPr="00F32C97">
        <w:t>(2012) NARCIS: Network of Experts and Knowledge Organizations in the Netherlands</w:t>
      </w:r>
    </w:p>
    <w:p w14:paraId="62C62827" w14:textId="77777777" w:rsidR="00511ACA" w:rsidRDefault="00511ACA" w:rsidP="003B6921"/>
    <w:p w14:paraId="46E60D9A" w14:textId="52ECF629" w:rsidR="00B77D84" w:rsidRDefault="003B6921" w:rsidP="003B6921">
      <w:r>
        <w:t>The EM seed, based on e</w:t>
      </w:r>
      <w:r w:rsidR="005E3654">
        <w:t>-</w:t>
      </w:r>
      <w:r>
        <w:t xml:space="preserve">mail addresses, yielded the most unique identified professors of all the seeds, as can be seen in </w:t>
      </w:r>
      <w:r>
        <w:fldChar w:fldCharType="begin"/>
      </w:r>
      <w:r>
        <w:instrText xml:space="preserve"> REF _Ref208387170 \h </w:instrText>
      </w:r>
      <w:r>
        <w:fldChar w:fldCharType="separate"/>
      </w:r>
      <w:r w:rsidR="00E32425" w:rsidRPr="00676386">
        <w:t xml:space="preserve">Table </w:t>
      </w:r>
      <w:r w:rsidR="00E32425">
        <w:rPr>
          <w:noProof/>
        </w:rPr>
        <w:t>1</w:t>
      </w:r>
      <w:r>
        <w:fldChar w:fldCharType="end"/>
      </w:r>
      <w:r>
        <w:t>. The percentage of found professors on e</w:t>
      </w:r>
      <w:r w:rsidR="005E3654">
        <w:t>-</w:t>
      </w:r>
      <w:r>
        <w:t xml:space="preserve">mail per university is shown in the last column of </w:t>
      </w:r>
      <w:r>
        <w:fldChar w:fldCharType="begin"/>
      </w:r>
      <w:r>
        <w:instrText xml:space="preserve"> REF _Ref244241028 \h </w:instrText>
      </w:r>
      <w:r>
        <w:fldChar w:fldCharType="separate"/>
      </w:r>
      <w:r w:rsidR="00E32425">
        <w:t xml:space="preserve">Table </w:t>
      </w:r>
      <w:r w:rsidR="00E32425">
        <w:rPr>
          <w:noProof/>
        </w:rPr>
        <w:t>3</w:t>
      </w:r>
      <w:r>
        <w:fldChar w:fldCharType="end"/>
      </w:r>
      <w:r>
        <w:t>. This is not equal for all universities, notably the Wageningen University</w:t>
      </w:r>
      <w:r w:rsidR="002453C1">
        <w:t xml:space="preserve"> (WUR)</w:t>
      </w:r>
      <w:r>
        <w:t>, which only misses 3% of its professors in our seed, yielded 84% of the professors found on e</w:t>
      </w:r>
      <w:r w:rsidR="00511ACA">
        <w:t>-</w:t>
      </w:r>
      <w:r>
        <w:t>mail</w:t>
      </w:r>
      <w:r w:rsidR="00511ACA">
        <w:t xml:space="preserve"> information</w:t>
      </w:r>
      <w:r>
        <w:t>.</w:t>
      </w:r>
      <w:r w:rsidR="00B77D84">
        <w:t xml:space="preserve"> </w:t>
      </w:r>
      <w:r w:rsidR="005E3654">
        <w:t>As a partial explanation</w:t>
      </w:r>
      <w:r w:rsidR="00B77D84">
        <w:t xml:space="preserve"> for this difference we can mention the</w:t>
      </w:r>
      <w:r w:rsidR="00402F23">
        <w:t xml:space="preserve"> different collaboration patterns among </w:t>
      </w:r>
      <w:r w:rsidR="00402F23" w:rsidRPr="009151AB">
        <w:rPr>
          <w:szCs w:val="24"/>
        </w:rPr>
        <w:t>fields</w:t>
      </w:r>
      <w:r w:rsidR="00CF3418" w:rsidRPr="009151AB">
        <w:rPr>
          <w:szCs w:val="24"/>
        </w:rPr>
        <w:t xml:space="preserve"> </w:t>
      </w:r>
      <w:r w:rsidR="00CF3418" w:rsidRPr="009151AB">
        <w:rPr>
          <w:szCs w:val="24"/>
          <w:lang w:val="en-US"/>
        </w:rPr>
        <w:t>(Larivière et al, 2006; Sonnenwald, 2007; Costas &amp; van Bochove, 2012)</w:t>
      </w:r>
      <w:r w:rsidR="002453C1">
        <w:t xml:space="preserve">. </w:t>
      </w:r>
      <w:r w:rsidR="00026090">
        <w:t xml:space="preserve">When the number of </w:t>
      </w:r>
      <w:r w:rsidR="00664591" w:rsidRPr="00664591">
        <w:t xml:space="preserve">co-authors in </w:t>
      </w:r>
      <w:r w:rsidR="002453C1">
        <w:t>a</w:t>
      </w:r>
      <w:r w:rsidR="00664591" w:rsidRPr="00664591">
        <w:t xml:space="preserve"> paper</w:t>
      </w:r>
      <w:r w:rsidR="00026090">
        <w:t xml:space="preserve"> is high</w:t>
      </w:r>
      <w:r w:rsidR="002453C1">
        <w:t>,</w:t>
      </w:r>
      <w:r w:rsidR="00664591" w:rsidRPr="00664591">
        <w:t xml:space="preserve"> the probability </w:t>
      </w:r>
      <w:r w:rsidR="00026090">
        <w:t xml:space="preserve">is low that </w:t>
      </w:r>
      <w:r w:rsidR="00664591" w:rsidRPr="00664591">
        <w:t>the one with the e-mail is th</w:t>
      </w:r>
      <w:r w:rsidR="002453C1">
        <w:t>e author</w:t>
      </w:r>
      <w:r w:rsidR="00664591" w:rsidRPr="00664591">
        <w:t xml:space="preserve"> in our </w:t>
      </w:r>
      <w:r w:rsidR="002453C1">
        <w:t>seed</w:t>
      </w:r>
      <w:r w:rsidR="00664591">
        <w:t xml:space="preserve">. </w:t>
      </w:r>
      <w:r w:rsidR="002453C1">
        <w:t>The</w:t>
      </w:r>
      <w:r w:rsidR="00B77D84">
        <w:t xml:space="preserve"> </w:t>
      </w:r>
      <w:r w:rsidR="00B04B30">
        <w:t xml:space="preserve">WUR </w:t>
      </w:r>
      <w:r w:rsidR="00B77D84">
        <w:t>is a university focused on the Life Sciences and particularly on agricultural topics. It is possible that the lower collaboration level in th</w:t>
      </w:r>
      <w:r w:rsidR="00402F23">
        <w:t>e</w:t>
      </w:r>
      <w:r w:rsidR="00B77D84">
        <w:t>se topics compared to other more collaborative fields (e.g. Physics) can be among the explanations for this higher presence of the e</w:t>
      </w:r>
      <w:r w:rsidR="005E3654">
        <w:t>-</w:t>
      </w:r>
      <w:r w:rsidR="00B77D84">
        <w:t>mail</w:t>
      </w:r>
      <w:r w:rsidR="005E3654">
        <w:t xml:space="preserve"> addresse</w:t>
      </w:r>
      <w:r w:rsidR="00B77D84">
        <w:t xml:space="preserve">s of </w:t>
      </w:r>
      <w:r w:rsidR="002453C1">
        <w:t xml:space="preserve">WUR </w:t>
      </w:r>
      <w:r w:rsidR="00B77D84">
        <w:t>scholars</w:t>
      </w:r>
      <w:r w:rsidR="00402F23">
        <w:t>.</w:t>
      </w:r>
      <w:r w:rsidR="00664591">
        <w:t xml:space="preserve"> </w:t>
      </w:r>
      <w:r w:rsidR="00402F23">
        <w:t xml:space="preserve">In </w:t>
      </w:r>
      <w:r w:rsidR="00B77D84">
        <w:t xml:space="preserve">those cases where only </w:t>
      </w:r>
      <w:r w:rsidR="001159CD">
        <w:t>one</w:t>
      </w:r>
      <w:r w:rsidR="00B77D84">
        <w:t xml:space="preserve"> e-mail is recorded by the journal, the fact that there are fewer </w:t>
      </w:r>
      <w:r w:rsidR="00664591">
        <w:t>co-</w:t>
      </w:r>
      <w:r w:rsidR="00B77D84">
        <w:t>authors</w:t>
      </w:r>
      <w:r w:rsidR="00664591">
        <w:t xml:space="preserve"> (as compared to other fields)</w:t>
      </w:r>
      <w:r w:rsidR="00B77D84">
        <w:t xml:space="preserve"> </w:t>
      </w:r>
      <w:r w:rsidR="00402F23">
        <w:t xml:space="preserve">increases the </w:t>
      </w:r>
      <w:r w:rsidR="00402F23">
        <w:lastRenderedPageBreak/>
        <w:t xml:space="preserve">possibilities that the </w:t>
      </w:r>
      <w:r w:rsidR="00664591">
        <w:t>e-mail</w:t>
      </w:r>
      <w:r w:rsidR="00402F23">
        <w:t xml:space="preserve"> recorded</w:t>
      </w:r>
      <w:r w:rsidR="00664591">
        <w:t xml:space="preserve"> in the Web of Science</w:t>
      </w:r>
      <w:r w:rsidR="00402F23">
        <w:t xml:space="preserve"> is from a scholar from </w:t>
      </w:r>
      <w:r w:rsidR="002453C1">
        <w:t xml:space="preserve">WUR </w:t>
      </w:r>
      <w:r w:rsidR="00402F23">
        <w:t>university</w:t>
      </w:r>
      <w:r w:rsidR="00B77D84">
        <w:t>.</w:t>
      </w:r>
    </w:p>
    <w:p w14:paraId="198BF832" w14:textId="0993C927" w:rsidR="00B77D84" w:rsidRDefault="00B77D84" w:rsidP="003B6921"/>
    <w:p w14:paraId="3723F9F5" w14:textId="320AADFB" w:rsidR="003B6921" w:rsidRDefault="00B77D84" w:rsidP="003B6921">
      <w:r>
        <w:t>Overall,</w:t>
      </w:r>
      <w:r w:rsidR="005E3654">
        <w:t xml:space="preserve"> </w:t>
      </w:r>
      <w:r>
        <w:t>the</w:t>
      </w:r>
      <w:r w:rsidR="003B6921">
        <w:t xml:space="preserve"> percentage of professors with a known e</w:t>
      </w:r>
      <w:r w:rsidR="00511ACA">
        <w:t>-</w:t>
      </w:r>
      <w:r w:rsidR="003B6921">
        <w:t xml:space="preserve">mail address is over </w:t>
      </w:r>
      <w:r w:rsidR="006C659B">
        <w:t xml:space="preserve">94% for </w:t>
      </w:r>
      <w:r w:rsidR="00B04B30">
        <w:t>these fourteen</w:t>
      </w:r>
      <w:r w:rsidR="006C659B">
        <w:t xml:space="preserve"> universities</w:t>
      </w:r>
      <w:r w:rsidR="008047D3">
        <w:t xml:space="preserve">, and the percentage of </w:t>
      </w:r>
      <w:r w:rsidR="00B04B30">
        <w:t xml:space="preserve">their </w:t>
      </w:r>
      <w:r w:rsidR="008047D3">
        <w:t>professors found on e-mail address is about 60%</w:t>
      </w:r>
      <w:r w:rsidR="006C659B">
        <w:t xml:space="preserve">. </w:t>
      </w:r>
      <w:r w:rsidR="00511ACA">
        <w:t>This supports the idea of e-mail data as a powerful source of information for the identification of individual scholars and its possibilities as an important parameter for author name disambiguation</w:t>
      </w:r>
      <w:r w:rsidR="008047D3">
        <w:t>.</w:t>
      </w:r>
    </w:p>
    <w:p w14:paraId="4D57F231" w14:textId="77777777" w:rsidR="008F6F12" w:rsidRDefault="008F6F12" w:rsidP="003B6921"/>
    <w:p w14:paraId="2A0B5F01" w14:textId="772603EE" w:rsidR="008F6F12" w:rsidRDefault="00DD7795" w:rsidP="008F6F12">
      <w:r>
        <w:t>To explore another perspect</w:t>
      </w:r>
      <w:r w:rsidR="00B04B30">
        <w:t>ive on the professors we missed</w:t>
      </w:r>
      <w:r w:rsidR="008F6F12">
        <w:t xml:space="preserve">, we group the persons by type of affiliation. Since some professors have multiple affiliations, the sum of the third column of </w:t>
      </w:r>
      <w:r w:rsidR="001B4A23">
        <w:fldChar w:fldCharType="begin"/>
      </w:r>
      <w:r w:rsidR="001B4A23">
        <w:instrText xml:space="preserve"> REF _Ref245343378 \h </w:instrText>
      </w:r>
      <w:r w:rsidR="001B4A23">
        <w:fldChar w:fldCharType="separate"/>
      </w:r>
      <w:r w:rsidR="00E32425">
        <w:t xml:space="preserve">Table </w:t>
      </w:r>
      <w:r w:rsidR="00E32425">
        <w:rPr>
          <w:noProof/>
        </w:rPr>
        <w:t>4</w:t>
      </w:r>
      <w:r w:rsidR="001B4A23">
        <w:fldChar w:fldCharType="end"/>
      </w:r>
      <w:r w:rsidR="001B4A23">
        <w:t xml:space="preserve"> </w:t>
      </w:r>
      <w:r w:rsidR="008F6F12">
        <w:t xml:space="preserve">is higher than the total amount of professors in </w:t>
      </w:r>
      <w:r w:rsidR="00511ACA">
        <w:t>the initial</w:t>
      </w:r>
      <w:r w:rsidR="008F6F12">
        <w:t xml:space="preserve"> NOD-set. </w:t>
      </w:r>
    </w:p>
    <w:p w14:paraId="504E3A80" w14:textId="433FD508" w:rsidR="008F6F12" w:rsidRDefault="00663F67" w:rsidP="00663F67">
      <w:pPr>
        <w:pStyle w:val="007-Caption"/>
      </w:pPr>
      <w:bookmarkStart w:id="38" w:name="_Ref245343378"/>
      <w:r>
        <w:t xml:space="preserve">Table </w:t>
      </w:r>
      <w:r>
        <w:fldChar w:fldCharType="begin"/>
      </w:r>
      <w:r>
        <w:instrText xml:space="preserve"> SEQ Table \* ARABIC </w:instrText>
      </w:r>
      <w:r>
        <w:fldChar w:fldCharType="separate"/>
      </w:r>
      <w:r w:rsidR="00E32425">
        <w:rPr>
          <w:noProof/>
        </w:rPr>
        <w:t>4</w:t>
      </w:r>
      <w:r>
        <w:fldChar w:fldCharType="end"/>
      </w:r>
      <w:bookmarkEnd w:id="38"/>
      <w:r>
        <w:t>: percentage missed professors by affiliation in the first three seeds</w:t>
      </w:r>
    </w:p>
    <w:tbl>
      <w:tblPr>
        <w:tblStyle w:val="TableClassic1"/>
        <w:tblW w:w="8046" w:type="dxa"/>
        <w:jc w:val="center"/>
        <w:tblLayout w:type="fixed"/>
        <w:tblLook w:val="0020" w:firstRow="1" w:lastRow="0" w:firstColumn="0" w:lastColumn="0" w:noHBand="0" w:noVBand="0"/>
      </w:tblPr>
      <w:tblGrid>
        <w:gridCol w:w="3741"/>
        <w:gridCol w:w="850"/>
        <w:gridCol w:w="993"/>
        <w:gridCol w:w="1134"/>
        <w:gridCol w:w="1328"/>
      </w:tblGrid>
      <w:tr w:rsidR="00DD7795" w:rsidRPr="00663F67" w14:paraId="546D9C46" w14:textId="77777777" w:rsidTr="00DD7795">
        <w:trPr>
          <w:cnfStyle w:val="100000000000" w:firstRow="1" w:lastRow="0" w:firstColumn="0" w:lastColumn="0" w:oddVBand="0" w:evenVBand="0" w:oddHBand="0" w:evenHBand="0" w:firstRowFirstColumn="0" w:firstRowLastColumn="0" w:lastRowFirstColumn="0" w:lastRowLastColumn="0"/>
          <w:tblHeader/>
          <w:jc w:val="center"/>
        </w:trPr>
        <w:tc>
          <w:tcPr>
            <w:tcW w:w="3741" w:type="dxa"/>
          </w:tcPr>
          <w:p w14:paraId="37579784" w14:textId="77777777" w:rsidR="008F6F12" w:rsidRPr="00663F67" w:rsidRDefault="008F6F12" w:rsidP="00DD7795">
            <w:pPr>
              <w:widowControl w:val="0"/>
              <w:autoSpaceDE w:val="0"/>
              <w:autoSpaceDN w:val="0"/>
              <w:adjustRightInd w:val="0"/>
              <w:jc w:val="left"/>
              <w:rPr>
                <w:sz w:val="20"/>
                <w:szCs w:val="20"/>
              </w:rPr>
            </w:pPr>
            <w:r w:rsidRPr="00663F67">
              <w:rPr>
                <w:sz w:val="20"/>
                <w:szCs w:val="20"/>
              </w:rPr>
              <w:t>job title</w:t>
            </w:r>
          </w:p>
        </w:tc>
        <w:tc>
          <w:tcPr>
            <w:tcW w:w="850" w:type="dxa"/>
            <w:tcBorders>
              <w:top w:val="single" w:sz="12" w:space="0" w:color="000000"/>
              <w:right w:val="single" w:sz="12" w:space="0" w:color="000000"/>
            </w:tcBorders>
          </w:tcPr>
          <w:p w14:paraId="365C7740" w14:textId="0B2DE4F5" w:rsidR="008F6F12" w:rsidRPr="00663F67" w:rsidRDefault="00DD7795" w:rsidP="00663F67">
            <w:pPr>
              <w:widowControl w:val="0"/>
              <w:autoSpaceDE w:val="0"/>
              <w:autoSpaceDN w:val="0"/>
              <w:adjustRightInd w:val="0"/>
              <w:rPr>
                <w:sz w:val="20"/>
                <w:szCs w:val="20"/>
              </w:rPr>
            </w:pPr>
            <w:r>
              <w:rPr>
                <w:sz w:val="20"/>
                <w:szCs w:val="20"/>
              </w:rPr>
              <w:t>abbr.</w:t>
            </w:r>
          </w:p>
        </w:tc>
        <w:tc>
          <w:tcPr>
            <w:tcW w:w="993" w:type="dxa"/>
            <w:tcBorders>
              <w:left w:val="single" w:sz="12" w:space="0" w:color="000000"/>
            </w:tcBorders>
          </w:tcPr>
          <w:p w14:paraId="145792FE" w14:textId="06778EAE" w:rsidR="008F6F12" w:rsidRPr="00663F67" w:rsidRDefault="00663F67" w:rsidP="00663F67">
            <w:pPr>
              <w:widowControl w:val="0"/>
              <w:autoSpaceDE w:val="0"/>
              <w:autoSpaceDN w:val="0"/>
              <w:adjustRightInd w:val="0"/>
              <w:rPr>
                <w:sz w:val="20"/>
                <w:szCs w:val="20"/>
              </w:rPr>
            </w:pPr>
            <w:r>
              <w:rPr>
                <w:sz w:val="20"/>
                <w:szCs w:val="20"/>
              </w:rPr>
              <w:t xml:space="preserve">nr </w:t>
            </w:r>
            <w:r w:rsidR="008F6F12" w:rsidRPr="00663F67">
              <w:rPr>
                <w:sz w:val="20"/>
                <w:szCs w:val="20"/>
              </w:rPr>
              <w:t>profs</w:t>
            </w:r>
          </w:p>
        </w:tc>
        <w:tc>
          <w:tcPr>
            <w:tcW w:w="1134" w:type="dxa"/>
          </w:tcPr>
          <w:p w14:paraId="7EAECB59" w14:textId="77777777" w:rsidR="008F6F12" w:rsidRPr="00663F67" w:rsidRDefault="008F6F12" w:rsidP="00663F67">
            <w:pPr>
              <w:widowControl w:val="0"/>
              <w:autoSpaceDE w:val="0"/>
              <w:autoSpaceDN w:val="0"/>
              <w:adjustRightInd w:val="0"/>
              <w:jc w:val="right"/>
              <w:rPr>
                <w:sz w:val="20"/>
                <w:szCs w:val="20"/>
              </w:rPr>
            </w:pPr>
            <w:r w:rsidRPr="00663F67">
              <w:rPr>
                <w:sz w:val="20"/>
                <w:szCs w:val="20"/>
              </w:rPr>
              <w:t>% missed</w:t>
            </w:r>
          </w:p>
        </w:tc>
        <w:tc>
          <w:tcPr>
            <w:tcW w:w="1328" w:type="dxa"/>
          </w:tcPr>
          <w:p w14:paraId="12BC1490" w14:textId="77777777" w:rsidR="008F6F12" w:rsidRPr="00663F67" w:rsidRDefault="008F6F12" w:rsidP="00663F67">
            <w:pPr>
              <w:widowControl w:val="0"/>
              <w:autoSpaceDE w:val="0"/>
              <w:autoSpaceDN w:val="0"/>
              <w:adjustRightInd w:val="0"/>
              <w:jc w:val="right"/>
              <w:rPr>
                <w:sz w:val="20"/>
                <w:szCs w:val="20"/>
              </w:rPr>
            </w:pPr>
            <w:r w:rsidRPr="00663F67">
              <w:rPr>
                <w:sz w:val="20"/>
                <w:szCs w:val="20"/>
              </w:rPr>
              <w:t>found on EM</w:t>
            </w:r>
          </w:p>
        </w:tc>
      </w:tr>
      <w:tr w:rsidR="00C41478" w:rsidRPr="00663F67" w14:paraId="4D536940" w14:textId="77777777" w:rsidTr="00DD7795">
        <w:trPr>
          <w:jc w:val="center"/>
        </w:trPr>
        <w:tc>
          <w:tcPr>
            <w:tcW w:w="3741" w:type="dxa"/>
          </w:tcPr>
          <w:p w14:paraId="0C10F99B" w14:textId="62D134E3" w:rsidR="00C41478" w:rsidRPr="00663F67" w:rsidRDefault="00C41478" w:rsidP="00DD7795">
            <w:pPr>
              <w:widowControl w:val="0"/>
              <w:autoSpaceDE w:val="0"/>
              <w:autoSpaceDN w:val="0"/>
              <w:adjustRightInd w:val="0"/>
              <w:jc w:val="left"/>
              <w:rPr>
                <w:szCs w:val="24"/>
              </w:rPr>
            </w:pPr>
            <w:r w:rsidRPr="00663F67">
              <w:rPr>
                <w:rFonts w:eastAsia="Times New Roman"/>
                <w:szCs w:val="24"/>
              </w:rPr>
              <w:t>Visiting professor</w:t>
            </w:r>
          </w:p>
        </w:tc>
        <w:tc>
          <w:tcPr>
            <w:tcW w:w="850" w:type="dxa"/>
            <w:tcBorders>
              <w:right w:val="single" w:sz="12" w:space="0" w:color="000000"/>
            </w:tcBorders>
          </w:tcPr>
          <w:p w14:paraId="0244706D" w14:textId="0EE6C621" w:rsidR="00C41478" w:rsidRPr="00663F67" w:rsidRDefault="00C41478" w:rsidP="00663F67">
            <w:pPr>
              <w:widowControl w:val="0"/>
              <w:autoSpaceDE w:val="0"/>
              <w:autoSpaceDN w:val="0"/>
              <w:adjustRightInd w:val="0"/>
              <w:rPr>
                <w:rFonts w:eastAsia="Times New Roman"/>
                <w:bCs/>
                <w:iCs/>
                <w:szCs w:val="24"/>
              </w:rPr>
            </w:pPr>
            <w:r w:rsidRPr="00663F67">
              <w:rPr>
                <w:rFonts w:eastAsia="Times New Roman"/>
                <w:bCs/>
                <w:iCs/>
                <w:szCs w:val="24"/>
              </w:rPr>
              <w:t xml:space="preserve">GHL </w:t>
            </w:r>
          </w:p>
        </w:tc>
        <w:tc>
          <w:tcPr>
            <w:tcW w:w="993" w:type="dxa"/>
            <w:tcBorders>
              <w:left w:val="single" w:sz="12" w:space="0" w:color="000000"/>
            </w:tcBorders>
          </w:tcPr>
          <w:p w14:paraId="1699B328" w14:textId="464B9569" w:rsidR="00C41478" w:rsidRPr="00663F67" w:rsidRDefault="00C41478" w:rsidP="00663F67">
            <w:pPr>
              <w:widowControl w:val="0"/>
              <w:autoSpaceDE w:val="0"/>
              <w:autoSpaceDN w:val="0"/>
              <w:adjustRightInd w:val="0"/>
              <w:rPr>
                <w:szCs w:val="24"/>
              </w:rPr>
            </w:pPr>
            <w:r w:rsidRPr="00663F67">
              <w:rPr>
                <w:rFonts w:eastAsia="Times New Roman"/>
                <w:bCs/>
                <w:iCs/>
                <w:szCs w:val="24"/>
              </w:rPr>
              <w:t>46</w:t>
            </w:r>
          </w:p>
        </w:tc>
        <w:tc>
          <w:tcPr>
            <w:tcW w:w="1134" w:type="dxa"/>
          </w:tcPr>
          <w:p w14:paraId="217AC9CC" w14:textId="5CAFCA8A" w:rsidR="00C41478" w:rsidRPr="00663F67" w:rsidRDefault="00C41478" w:rsidP="00663F67">
            <w:pPr>
              <w:widowControl w:val="0"/>
              <w:autoSpaceDE w:val="0"/>
              <w:autoSpaceDN w:val="0"/>
              <w:adjustRightInd w:val="0"/>
              <w:jc w:val="right"/>
              <w:rPr>
                <w:szCs w:val="24"/>
              </w:rPr>
            </w:pPr>
            <w:r w:rsidRPr="00DE0C47">
              <w:rPr>
                <w:rFonts w:eastAsia="Times New Roman"/>
                <w:szCs w:val="24"/>
              </w:rPr>
              <w:t>61%</w:t>
            </w:r>
          </w:p>
        </w:tc>
        <w:tc>
          <w:tcPr>
            <w:tcW w:w="1328" w:type="dxa"/>
          </w:tcPr>
          <w:p w14:paraId="7E9C4D6E" w14:textId="5EF9F177" w:rsidR="00C41478" w:rsidRPr="00663F67" w:rsidRDefault="00C41478" w:rsidP="00663F67">
            <w:pPr>
              <w:widowControl w:val="0"/>
              <w:autoSpaceDE w:val="0"/>
              <w:autoSpaceDN w:val="0"/>
              <w:adjustRightInd w:val="0"/>
              <w:jc w:val="right"/>
              <w:rPr>
                <w:rFonts w:eastAsia="Times New Roman"/>
                <w:szCs w:val="24"/>
              </w:rPr>
            </w:pPr>
            <w:r w:rsidRPr="00663F67">
              <w:rPr>
                <w:rFonts w:eastAsia="Times New Roman"/>
                <w:szCs w:val="24"/>
              </w:rPr>
              <w:t>22%</w:t>
            </w:r>
          </w:p>
        </w:tc>
      </w:tr>
      <w:tr w:rsidR="00C41478" w:rsidRPr="00663F67" w14:paraId="6D1A40C9" w14:textId="77777777" w:rsidTr="00DD7795">
        <w:trPr>
          <w:jc w:val="center"/>
        </w:trPr>
        <w:tc>
          <w:tcPr>
            <w:tcW w:w="3741" w:type="dxa"/>
          </w:tcPr>
          <w:p w14:paraId="13F9927F" w14:textId="35B13A32" w:rsidR="00C41478" w:rsidRPr="00663F67" w:rsidRDefault="00C41478" w:rsidP="00DD7795">
            <w:pPr>
              <w:widowControl w:val="0"/>
              <w:autoSpaceDE w:val="0"/>
              <w:autoSpaceDN w:val="0"/>
              <w:adjustRightInd w:val="0"/>
              <w:jc w:val="left"/>
              <w:rPr>
                <w:szCs w:val="24"/>
              </w:rPr>
            </w:pPr>
            <w:r w:rsidRPr="00663F67">
              <w:rPr>
                <w:rFonts w:eastAsia="Times New Roman"/>
                <w:szCs w:val="24"/>
              </w:rPr>
              <w:t>Rector</w:t>
            </w:r>
          </w:p>
        </w:tc>
        <w:tc>
          <w:tcPr>
            <w:tcW w:w="850" w:type="dxa"/>
            <w:tcBorders>
              <w:right w:val="single" w:sz="12" w:space="0" w:color="000000"/>
            </w:tcBorders>
          </w:tcPr>
          <w:p w14:paraId="6875C83C" w14:textId="6B127371" w:rsidR="00C41478" w:rsidRPr="00663F67" w:rsidRDefault="00C41478" w:rsidP="00663F67">
            <w:pPr>
              <w:widowControl w:val="0"/>
              <w:autoSpaceDE w:val="0"/>
              <w:autoSpaceDN w:val="0"/>
              <w:adjustRightInd w:val="0"/>
              <w:rPr>
                <w:rFonts w:eastAsia="Times New Roman"/>
                <w:bCs/>
                <w:iCs/>
                <w:szCs w:val="24"/>
              </w:rPr>
            </w:pPr>
            <w:r w:rsidRPr="00663F67">
              <w:rPr>
                <w:rFonts w:eastAsia="Times New Roman"/>
                <w:bCs/>
                <w:iCs/>
                <w:szCs w:val="24"/>
              </w:rPr>
              <w:t xml:space="preserve">RMA </w:t>
            </w:r>
          </w:p>
        </w:tc>
        <w:tc>
          <w:tcPr>
            <w:tcW w:w="993" w:type="dxa"/>
            <w:tcBorders>
              <w:left w:val="single" w:sz="12" w:space="0" w:color="000000"/>
            </w:tcBorders>
          </w:tcPr>
          <w:p w14:paraId="098F852F" w14:textId="3DE3A9BE" w:rsidR="00C41478" w:rsidRPr="00663F67" w:rsidRDefault="00C41478" w:rsidP="00663F67">
            <w:pPr>
              <w:widowControl w:val="0"/>
              <w:autoSpaceDE w:val="0"/>
              <w:autoSpaceDN w:val="0"/>
              <w:adjustRightInd w:val="0"/>
              <w:rPr>
                <w:szCs w:val="24"/>
              </w:rPr>
            </w:pPr>
            <w:r w:rsidRPr="00663F67">
              <w:rPr>
                <w:rFonts w:eastAsia="Times New Roman"/>
                <w:bCs/>
                <w:iCs/>
                <w:szCs w:val="24"/>
              </w:rPr>
              <w:t>11</w:t>
            </w:r>
          </w:p>
        </w:tc>
        <w:tc>
          <w:tcPr>
            <w:tcW w:w="1134" w:type="dxa"/>
          </w:tcPr>
          <w:p w14:paraId="61F51851" w14:textId="61F3A2E1" w:rsidR="00C41478" w:rsidRPr="00663F67" w:rsidRDefault="00C41478" w:rsidP="00663F67">
            <w:pPr>
              <w:widowControl w:val="0"/>
              <w:autoSpaceDE w:val="0"/>
              <w:autoSpaceDN w:val="0"/>
              <w:adjustRightInd w:val="0"/>
              <w:jc w:val="right"/>
              <w:rPr>
                <w:szCs w:val="24"/>
              </w:rPr>
            </w:pPr>
            <w:r w:rsidRPr="00DE0C47">
              <w:rPr>
                <w:rFonts w:eastAsia="Times New Roman"/>
                <w:szCs w:val="24"/>
              </w:rPr>
              <w:t>55%</w:t>
            </w:r>
          </w:p>
        </w:tc>
        <w:tc>
          <w:tcPr>
            <w:tcW w:w="1328" w:type="dxa"/>
          </w:tcPr>
          <w:p w14:paraId="12B2B6C4" w14:textId="5ABC8F2B" w:rsidR="00C41478" w:rsidRPr="00663F67" w:rsidRDefault="00C41478" w:rsidP="00663F67">
            <w:pPr>
              <w:widowControl w:val="0"/>
              <w:autoSpaceDE w:val="0"/>
              <w:autoSpaceDN w:val="0"/>
              <w:adjustRightInd w:val="0"/>
              <w:jc w:val="right"/>
              <w:rPr>
                <w:rFonts w:eastAsia="Times New Roman"/>
                <w:szCs w:val="24"/>
              </w:rPr>
            </w:pPr>
            <w:r w:rsidRPr="00663F67">
              <w:rPr>
                <w:rFonts w:eastAsia="Times New Roman"/>
                <w:szCs w:val="24"/>
              </w:rPr>
              <w:t>36%</w:t>
            </w:r>
          </w:p>
        </w:tc>
      </w:tr>
      <w:tr w:rsidR="00C41478" w:rsidRPr="00663F67" w14:paraId="726641C2" w14:textId="77777777" w:rsidTr="00DD7795">
        <w:trPr>
          <w:jc w:val="center"/>
        </w:trPr>
        <w:tc>
          <w:tcPr>
            <w:tcW w:w="3741" w:type="dxa"/>
          </w:tcPr>
          <w:p w14:paraId="23345914" w14:textId="0ECD4103" w:rsidR="00C41478" w:rsidRPr="00663F67" w:rsidRDefault="00C41478" w:rsidP="00DD7795">
            <w:pPr>
              <w:widowControl w:val="0"/>
              <w:autoSpaceDE w:val="0"/>
              <w:autoSpaceDN w:val="0"/>
              <w:adjustRightInd w:val="0"/>
              <w:jc w:val="left"/>
              <w:rPr>
                <w:szCs w:val="24"/>
              </w:rPr>
            </w:pPr>
            <w:r w:rsidRPr="00663F67">
              <w:rPr>
                <w:rFonts w:eastAsia="Times New Roman"/>
                <w:szCs w:val="24"/>
              </w:rPr>
              <w:t>Honorary</w:t>
            </w:r>
            <w:r>
              <w:rPr>
                <w:rFonts w:eastAsia="Times New Roman"/>
                <w:szCs w:val="24"/>
              </w:rPr>
              <w:t xml:space="preserve"> </w:t>
            </w:r>
            <w:r w:rsidRPr="00663F67">
              <w:rPr>
                <w:rFonts w:eastAsia="Times New Roman"/>
                <w:szCs w:val="24"/>
              </w:rPr>
              <w:t>professor</w:t>
            </w:r>
            <w:r>
              <w:rPr>
                <w:rFonts w:eastAsia="Times New Roman"/>
                <w:szCs w:val="24"/>
              </w:rPr>
              <w:t xml:space="preserve"> (without salary)</w:t>
            </w:r>
          </w:p>
        </w:tc>
        <w:tc>
          <w:tcPr>
            <w:tcW w:w="850" w:type="dxa"/>
            <w:tcBorders>
              <w:right w:val="single" w:sz="12" w:space="0" w:color="000000"/>
            </w:tcBorders>
          </w:tcPr>
          <w:p w14:paraId="2A4A2A0F" w14:textId="7343C224" w:rsidR="00C41478" w:rsidRPr="00663F67" w:rsidRDefault="00C41478" w:rsidP="00663F67">
            <w:pPr>
              <w:widowControl w:val="0"/>
              <w:autoSpaceDE w:val="0"/>
              <w:autoSpaceDN w:val="0"/>
              <w:adjustRightInd w:val="0"/>
              <w:rPr>
                <w:rFonts w:eastAsia="Times New Roman"/>
                <w:bCs/>
                <w:iCs/>
                <w:szCs w:val="24"/>
              </w:rPr>
            </w:pPr>
            <w:r w:rsidRPr="00663F67">
              <w:rPr>
                <w:rFonts w:eastAsia="Times New Roman"/>
                <w:bCs/>
                <w:iCs/>
                <w:szCs w:val="24"/>
              </w:rPr>
              <w:t xml:space="preserve">OHL </w:t>
            </w:r>
          </w:p>
        </w:tc>
        <w:tc>
          <w:tcPr>
            <w:tcW w:w="993" w:type="dxa"/>
            <w:tcBorders>
              <w:left w:val="single" w:sz="12" w:space="0" w:color="000000"/>
            </w:tcBorders>
          </w:tcPr>
          <w:p w14:paraId="7A3C5A76" w14:textId="097BC5CF" w:rsidR="00C41478" w:rsidRPr="00663F67" w:rsidRDefault="00C41478" w:rsidP="00663F67">
            <w:pPr>
              <w:widowControl w:val="0"/>
              <w:autoSpaceDE w:val="0"/>
              <w:autoSpaceDN w:val="0"/>
              <w:adjustRightInd w:val="0"/>
              <w:rPr>
                <w:szCs w:val="24"/>
              </w:rPr>
            </w:pPr>
            <w:r w:rsidRPr="00663F67">
              <w:rPr>
                <w:rFonts w:eastAsia="Times New Roman"/>
                <w:bCs/>
                <w:iCs/>
                <w:szCs w:val="24"/>
              </w:rPr>
              <w:t>1</w:t>
            </w:r>
            <w:r>
              <w:rPr>
                <w:rFonts w:eastAsia="Times New Roman"/>
                <w:bCs/>
                <w:iCs/>
                <w:szCs w:val="24"/>
              </w:rPr>
              <w:t>19</w:t>
            </w:r>
          </w:p>
        </w:tc>
        <w:tc>
          <w:tcPr>
            <w:tcW w:w="1134" w:type="dxa"/>
          </w:tcPr>
          <w:p w14:paraId="786758F9" w14:textId="6C604ADF" w:rsidR="00C41478" w:rsidRPr="00663F67" w:rsidRDefault="00C41478" w:rsidP="00663F67">
            <w:pPr>
              <w:widowControl w:val="0"/>
              <w:autoSpaceDE w:val="0"/>
              <w:autoSpaceDN w:val="0"/>
              <w:adjustRightInd w:val="0"/>
              <w:jc w:val="right"/>
              <w:rPr>
                <w:szCs w:val="24"/>
              </w:rPr>
            </w:pPr>
            <w:r>
              <w:rPr>
                <w:rFonts w:eastAsia="Times New Roman"/>
                <w:szCs w:val="24"/>
              </w:rPr>
              <w:t>41</w:t>
            </w:r>
            <w:r w:rsidRPr="00663F67">
              <w:rPr>
                <w:rFonts w:eastAsia="Times New Roman"/>
                <w:szCs w:val="24"/>
              </w:rPr>
              <w:t>%</w:t>
            </w:r>
          </w:p>
        </w:tc>
        <w:tc>
          <w:tcPr>
            <w:tcW w:w="1328" w:type="dxa"/>
          </w:tcPr>
          <w:p w14:paraId="2FCD4F41" w14:textId="45254173" w:rsidR="00C41478" w:rsidRPr="00663F67" w:rsidRDefault="00C41478" w:rsidP="00663F67">
            <w:pPr>
              <w:widowControl w:val="0"/>
              <w:autoSpaceDE w:val="0"/>
              <w:autoSpaceDN w:val="0"/>
              <w:adjustRightInd w:val="0"/>
              <w:jc w:val="right"/>
              <w:rPr>
                <w:rFonts w:eastAsia="Times New Roman"/>
                <w:szCs w:val="24"/>
              </w:rPr>
            </w:pPr>
            <w:r w:rsidRPr="00663F67">
              <w:rPr>
                <w:rFonts w:eastAsia="Times New Roman"/>
                <w:szCs w:val="24"/>
              </w:rPr>
              <w:t>34%</w:t>
            </w:r>
          </w:p>
        </w:tc>
      </w:tr>
      <w:tr w:rsidR="00C41478" w:rsidRPr="00663F67" w14:paraId="5A6D2A65" w14:textId="77777777" w:rsidTr="00DD7795">
        <w:trPr>
          <w:jc w:val="center"/>
        </w:trPr>
        <w:tc>
          <w:tcPr>
            <w:tcW w:w="3741" w:type="dxa"/>
          </w:tcPr>
          <w:p w14:paraId="57F5A4D0" w14:textId="414CBD1B" w:rsidR="00C41478" w:rsidRPr="00663F67" w:rsidRDefault="00C41478" w:rsidP="00DD7795">
            <w:pPr>
              <w:widowControl w:val="0"/>
              <w:autoSpaceDE w:val="0"/>
              <w:autoSpaceDN w:val="0"/>
              <w:adjustRightInd w:val="0"/>
              <w:jc w:val="left"/>
              <w:rPr>
                <w:szCs w:val="24"/>
              </w:rPr>
            </w:pPr>
            <w:r w:rsidRPr="00663F67">
              <w:rPr>
                <w:rFonts w:eastAsia="Times New Roman"/>
                <w:szCs w:val="24"/>
              </w:rPr>
              <w:t>Honorary professor</w:t>
            </w:r>
          </w:p>
        </w:tc>
        <w:tc>
          <w:tcPr>
            <w:tcW w:w="850" w:type="dxa"/>
            <w:tcBorders>
              <w:right w:val="single" w:sz="12" w:space="0" w:color="000000"/>
            </w:tcBorders>
          </w:tcPr>
          <w:p w14:paraId="05C0AACA" w14:textId="37FF96F7" w:rsidR="00C41478" w:rsidRPr="00663F67" w:rsidRDefault="00C41478" w:rsidP="00663F67">
            <w:pPr>
              <w:widowControl w:val="0"/>
              <w:autoSpaceDE w:val="0"/>
              <w:autoSpaceDN w:val="0"/>
              <w:adjustRightInd w:val="0"/>
              <w:rPr>
                <w:rFonts w:eastAsia="Times New Roman"/>
                <w:bCs/>
                <w:iCs/>
                <w:szCs w:val="24"/>
              </w:rPr>
            </w:pPr>
            <w:r w:rsidRPr="00663F67">
              <w:rPr>
                <w:rFonts w:eastAsia="Times New Roman"/>
                <w:bCs/>
                <w:iCs/>
                <w:szCs w:val="24"/>
              </w:rPr>
              <w:t xml:space="preserve">HHL </w:t>
            </w:r>
          </w:p>
        </w:tc>
        <w:tc>
          <w:tcPr>
            <w:tcW w:w="993" w:type="dxa"/>
            <w:tcBorders>
              <w:left w:val="single" w:sz="12" w:space="0" w:color="000000"/>
            </w:tcBorders>
          </w:tcPr>
          <w:p w14:paraId="4B64B816" w14:textId="634F599F" w:rsidR="00C41478" w:rsidRPr="00663F67" w:rsidRDefault="00C41478" w:rsidP="00663F67">
            <w:pPr>
              <w:widowControl w:val="0"/>
              <w:autoSpaceDE w:val="0"/>
              <w:autoSpaceDN w:val="0"/>
              <w:adjustRightInd w:val="0"/>
              <w:rPr>
                <w:szCs w:val="24"/>
              </w:rPr>
            </w:pPr>
            <w:r w:rsidRPr="00663F67">
              <w:rPr>
                <w:rFonts w:eastAsia="Times New Roman"/>
                <w:bCs/>
                <w:iCs/>
                <w:szCs w:val="24"/>
              </w:rPr>
              <w:t>18</w:t>
            </w:r>
          </w:p>
        </w:tc>
        <w:tc>
          <w:tcPr>
            <w:tcW w:w="1134" w:type="dxa"/>
          </w:tcPr>
          <w:p w14:paraId="71F70060" w14:textId="762E0512" w:rsidR="00C41478" w:rsidRPr="00663F67" w:rsidRDefault="00C41478" w:rsidP="00663F67">
            <w:pPr>
              <w:widowControl w:val="0"/>
              <w:autoSpaceDE w:val="0"/>
              <w:autoSpaceDN w:val="0"/>
              <w:adjustRightInd w:val="0"/>
              <w:jc w:val="right"/>
              <w:rPr>
                <w:szCs w:val="24"/>
              </w:rPr>
            </w:pPr>
            <w:r w:rsidRPr="00663F67">
              <w:rPr>
                <w:rFonts w:eastAsia="Times New Roman"/>
                <w:szCs w:val="24"/>
              </w:rPr>
              <w:t>39%</w:t>
            </w:r>
          </w:p>
        </w:tc>
        <w:tc>
          <w:tcPr>
            <w:tcW w:w="1328" w:type="dxa"/>
          </w:tcPr>
          <w:p w14:paraId="2BD661A8" w14:textId="5E857B59" w:rsidR="00C41478" w:rsidRPr="00663F67" w:rsidRDefault="00C41478" w:rsidP="00663F67">
            <w:pPr>
              <w:widowControl w:val="0"/>
              <w:autoSpaceDE w:val="0"/>
              <w:autoSpaceDN w:val="0"/>
              <w:adjustRightInd w:val="0"/>
              <w:jc w:val="right"/>
              <w:rPr>
                <w:rFonts w:eastAsia="Times New Roman"/>
                <w:szCs w:val="24"/>
              </w:rPr>
            </w:pPr>
            <w:r w:rsidRPr="00663F67">
              <w:rPr>
                <w:rFonts w:eastAsia="Times New Roman"/>
                <w:szCs w:val="24"/>
              </w:rPr>
              <w:t>44%</w:t>
            </w:r>
          </w:p>
        </w:tc>
      </w:tr>
      <w:tr w:rsidR="00C41478" w:rsidRPr="00663F67" w14:paraId="46F28474" w14:textId="77777777" w:rsidTr="00DD7795">
        <w:trPr>
          <w:jc w:val="center"/>
        </w:trPr>
        <w:tc>
          <w:tcPr>
            <w:tcW w:w="3741" w:type="dxa"/>
          </w:tcPr>
          <w:p w14:paraId="29003FA8" w14:textId="41D9F041" w:rsidR="00C41478" w:rsidRPr="00663F67" w:rsidRDefault="00C41478" w:rsidP="00DD7795">
            <w:pPr>
              <w:widowControl w:val="0"/>
              <w:autoSpaceDE w:val="0"/>
              <w:autoSpaceDN w:val="0"/>
              <w:adjustRightInd w:val="0"/>
              <w:jc w:val="left"/>
              <w:rPr>
                <w:szCs w:val="24"/>
              </w:rPr>
            </w:pPr>
            <w:r w:rsidRPr="00663F67">
              <w:rPr>
                <w:rFonts w:eastAsia="Times New Roman"/>
                <w:szCs w:val="24"/>
              </w:rPr>
              <w:t>Extraordinary professor</w:t>
            </w:r>
          </w:p>
        </w:tc>
        <w:tc>
          <w:tcPr>
            <w:tcW w:w="850" w:type="dxa"/>
            <w:tcBorders>
              <w:right w:val="single" w:sz="12" w:space="0" w:color="000000"/>
            </w:tcBorders>
          </w:tcPr>
          <w:p w14:paraId="0996D724" w14:textId="60E2CF2B" w:rsidR="00C41478" w:rsidRPr="00663F67" w:rsidRDefault="00C41478" w:rsidP="00663F67">
            <w:pPr>
              <w:widowControl w:val="0"/>
              <w:autoSpaceDE w:val="0"/>
              <w:autoSpaceDN w:val="0"/>
              <w:adjustRightInd w:val="0"/>
              <w:rPr>
                <w:rFonts w:eastAsia="Times New Roman"/>
                <w:bCs/>
                <w:iCs/>
                <w:szCs w:val="24"/>
              </w:rPr>
            </w:pPr>
            <w:r w:rsidRPr="00663F67">
              <w:rPr>
                <w:rFonts w:eastAsia="Times New Roman"/>
                <w:bCs/>
                <w:iCs/>
                <w:szCs w:val="24"/>
              </w:rPr>
              <w:t xml:space="preserve">BHL </w:t>
            </w:r>
          </w:p>
        </w:tc>
        <w:tc>
          <w:tcPr>
            <w:tcW w:w="993" w:type="dxa"/>
            <w:tcBorders>
              <w:left w:val="single" w:sz="12" w:space="0" w:color="000000"/>
            </w:tcBorders>
          </w:tcPr>
          <w:p w14:paraId="7AC84203" w14:textId="7832917D" w:rsidR="00C41478" w:rsidRPr="00663F67" w:rsidRDefault="00C41478" w:rsidP="00663F67">
            <w:pPr>
              <w:widowControl w:val="0"/>
              <w:autoSpaceDE w:val="0"/>
              <w:autoSpaceDN w:val="0"/>
              <w:adjustRightInd w:val="0"/>
              <w:rPr>
                <w:szCs w:val="24"/>
              </w:rPr>
            </w:pPr>
            <w:r>
              <w:rPr>
                <w:rFonts w:eastAsia="Times New Roman"/>
                <w:bCs/>
                <w:iCs/>
                <w:szCs w:val="24"/>
              </w:rPr>
              <w:t>1380</w:t>
            </w:r>
          </w:p>
        </w:tc>
        <w:tc>
          <w:tcPr>
            <w:tcW w:w="1134" w:type="dxa"/>
          </w:tcPr>
          <w:p w14:paraId="6F99674C" w14:textId="470465B1" w:rsidR="00C41478" w:rsidRPr="00663F67" w:rsidRDefault="00C41478" w:rsidP="00663F67">
            <w:pPr>
              <w:widowControl w:val="0"/>
              <w:autoSpaceDE w:val="0"/>
              <w:autoSpaceDN w:val="0"/>
              <w:adjustRightInd w:val="0"/>
              <w:jc w:val="right"/>
              <w:rPr>
                <w:szCs w:val="24"/>
              </w:rPr>
            </w:pPr>
            <w:r w:rsidRPr="00663F67">
              <w:rPr>
                <w:rFonts w:eastAsia="Times New Roman"/>
                <w:szCs w:val="24"/>
              </w:rPr>
              <w:t>28%</w:t>
            </w:r>
          </w:p>
        </w:tc>
        <w:tc>
          <w:tcPr>
            <w:tcW w:w="1328" w:type="dxa"/>
          </w:tcPr>
          <w:p w14:paraId="6B1CB256" w14:textId="0EBE05C1" w:rsidR="00C41478" w:rsidRPr="00663F67" w:rsidRDefault="00C41478" w:rsidP="00663F67">
            <w:pPr>
              <w:widowControl w:val="0"/>
              <w:autoSpaceDE w:val="0"/>
              <w:autoSpaceDN w:val="0"/>
              <w:adjustRightInd w:val="0"/>
              <w:jc w:val="right"/>
              <w:rPr>
                <w:rFonts w:eastAsia="Times New Roman"/>
                <w:szCs w:val="24"/>
              </w:rPr>
            </w:pPr>
            <w:r w:rsidRPr="00663F67">
              <w:rPr>
                <w:rFonts w:eastAsia="Times New Roman"/>
                <w:szCs w:val="24"/>
              </w:rPr>
              <w:t>46%</w:t>
            </w:r>
          </w:p>
        </w:tc>
      </w:tr>
      <w:tr w:rsidR="00C41478" w:rsidRPr="00663F67" w14:paraId="1755A8C1" w14:textId="77777777" w:rsidTr="00DD7795">
        <w:trPr>
          <w:jc w:val="center"/>
        </w:trPr>
        <w:tc>
          <w:tcPr>
            <w:tcW w:w="3741" w:type="dxa"/>
          </w:tcPr>
          <w:p w14:paraId="60D02FAE" w14:textId="2AEF7769" w:rsidR="00C41478" w:rsidRPr="00663F67" w:rsidRDefault="00C41478" w:rsidP="00DD7795">
            <w:pPr>
              <w:widowControl w:val="0"/>
              <w:autoSpaceDE w:val="0"/>
              <w:autoSpaceDN w:val="0"/>
              <w:adjustRightInd w:val="0"/>
              <w:jc w:val="left"/>
              <w:rPr>
                <w:szCs w:val="24"/>
              </w:rPr>
            </w:pPr>
            <w:r w:rsidRPr="00663F67">
              <w:rPr>
                <w:rFonts w:eastAsia="Times New Roman"/>
                <w:szCs w:val="24"/>
              </w:rPr>
              <w:t>Dean</w:t>
            </w:r>
          </w:p>
        </w:tc>
        <w:tc>
          <w:tcPr>
            <w:tcW w:w="850" w:type="dxa"/>
            <w:tcBorders>
              <w:right w:val="single" w:sz="12" w:space="0" w:color="000000"/>
            </w:tcBorders>
          </w:tcPr>
          <w:p w14:paraId="2DC20260" w14:textId="3FC4B6C2" w:rsidR="00C41478" w:rsidRPr="00663F67" w:rsidRDefault="00C41478" w:rsidP="00663F67">
            <w:pPr>
              <w:widowControl w:val="0"/>
              <w:autoSpaceDE w:val="0"/>
              <w:autoSpaceDN w:val="0"/>
              <w:adjustRightInd w:val="0"/>
              <w:rPr>
                <w:rFonts w:eastAsia="Times New Roman"/>
                <w:bCs/>
                <w:iCs/>
                <w:szCs w:val="24"/>
              </w:rPr>
            </w:pPr>
            <w:r w:rsidRPr="00663F67">
              <w:rPr>
                <w:rFonts w:eastAsia="Times New Roman"/>
                <w:bCs/>
                <w:iCs/>
                <w:szCs w:val="24"/>
              </w:rPr>
              <w:t xml:space="preserve">DCN </w:t>
            </w:r>
          </w:p>
        </w:tc>
        <w:tc>
          <w:tcPr>
            <w:tcW w:w="993" w:type="dxa"/>
            <w:tcBorders>
              <w:left w:val="single" w:sz="12" w:space="0" w:color="000000"/>
            </w:tcBorders>
          </w:tcPr>
          <w:p w14:paraId="06E1E064" w14:textId="78A4127B" w:rsidR="00C41478" w:rsidRPr="00663F67" w:rsidRDefault="00C41478" w:rsidP="00663F67">
            <w:pPr>
              <w:widowControl w:val="0"/>
              <w:autoSpaceDE w:val="0"/>
              <w:autoSpaceDN w:val="0"/>
              <w:adjustRightInd w:val="0"/>
              <w:rPr>
                <w:szCs w:val="24"/>
              </w:rPr>
            </w:pPr>
            <w:r w:rsidRPr="00663F67">
              <w:rPr>
                <w:rFonts w:eastAsia="Times New Roman"/>
                <w:bCs/>
                <w:iCs/>
                <w:szCs w:val="24"/>
              </w:rPr>
              <w:t>7</w:t>
            </w:r>
            <w:r>
              <w:rPr>
                <w:rFonts w:eastAsia="Times New Roman"/>
                <w:bCs/>
                <w:iCs/>
                <w:szCs w:val="24"/>
              </w:rPr>
              <w:t>8</w:t>
            </w:r>
          </w:p>
        </w:tc>
        <w:tc>
          <w:tcPr>
            <w:tcW w:w="1134" w:type="dxa"/>
          </w:tcPr>
          <w:p w14:paraId="226A02B2" w14:textId="4965E900" w:rsidR="00C41478" w:rsidRPr="00663F67" w:rsidRDefault="00C41478" w:rsidP="00663F67">
            <w:pPr>
              <w:widowControl w:val="0"/>
              <w:autoSpaceDE w:val="0"/>
              <w:autoSpaceDN w:val="0"/>
              <w:adjustRightInd w:val="0"/>
              <w:jc w:val="right"/>
              <w:rPr>
                <w:szCs w:val="24"/>
              </w:rPr>
            </w:pPr>
            <w:r>
              <w:rPr>
                <w:rFonts w:eastAsia="Times New Roman"/>
                <w:szCs w:val="24"/>
              </w:rPr>
              <w:t>26</w:t>
            </w:r>
            <w:r w:rsidRPr="00663F67">
              <w:rPr>
                <w:rFonts w:eastAsia="Times New Roman"/>
                <w:szCs w:val="24"/>
              </w:rPr>
              <w:t>%</w:t>
            </w:r>
          </w:p>
        </w:tc>
        <w:tc>
          <w:tcPr>
            <w:tcW w:w="1328" w:type="dxa"/>
          </w:tcPr>
          <w:p w14:paraId="57F61A23" w14:textId="65A889A0" w:rsidR="00C41478" w:rsidRPr="00663F67" w:rsidRDefault="00C41478" w:rsidP="00663F67">
            <w:pPr>
              <w:widowControl w:val="0"/>
              <w:autoSpaceDE w:val="0"/>
              <w:autoSpaceDN w:val="0"/>
              <w:adjustRightInd w:val="0"/>
              <w:jc w:val="right"/>
              <w:rPr>
                <w:rFonts w:eastAsia="Times New Roman"/>
                <w:szCs w:val="24"/>
              </w:rPr>
            </w:pPr>
            <w:r w:rsidRPr="00663F67">
              <w:rPr>
                <w:rFonts w:eastAsia="Times New Roman"/>
                <w:szCs w:val="24"/>
              </w:rPr>
              <w:t>44%</w:t>
            </w:r>
          </w:p>
        </w:tc>
      </w:tr>
      <w:tr w:rsidR="00C41478" w:rsidRPr="00663F67" w14:paraId="59316E6F" w14:textId="77777777" w:rsidTr="00DD7795">
        <w:trPr>
          <w:jc w:val="center"/>
        </w:trPr>
        <w:tc>
          <w:tcPr>
            <w:tcW w:w="3741" w:type="dxa"/>
          </w:tcPr>
          <w:p w14:paraId="4C37A724" w14:textId="0DB4BD28" w:rsidR="00C41478" w:rsidRPr="00663F67" w:rsidRDefault="00C41478" w:rsidP="00DD7795">
            <w:pPr>
              <w:widowControl w:val="0"/>
              <w:autoSpaceDE w:val="0"/>
              <w:autoSpaceDN w:val="0"/>
              <w:adjustRightInd w:val="0"/>
              <w:jc w:val="left"/>
              <w:rPr>
                <w:szCs w:val="24"/>
              </w:rPr>
            </w:pPr>
            <w:r w:rsidRPr="00663F67">
              <w:rPr>
                <w:rFonts w:eastAsia="Times New Roman"/>
                <w:szCs w:val="24"/>
              </w:rPr>
              <w:t>Part-time professor</w:t>
            </w:r>
          </w:p>
        </w:tc>
        <w:tc>
          <w:tcPr>
            <w:tcW w:w="850" w:type="dxa"/>
            <w:tcBorders>
              <w:right w:val="single" w:sz="12" w:space="0" w:color="000000"/>
            </w:tcBorders>
          </w:tcPr>
          <w:p w14:paraId="0E13DE4E" w14:textId="69C96EF0" w:rsidR="00C41478" w:rsidRPr="00663F67" w:rsidRDefault="00C41478" w:rsidP="00663F67">
            <w:pPr>
              <w:widowControl w:val="0"/>
              <w:autoSpaceDE w:val="0"/>
              <w:autoSpaceDN w:val="0"/>
              <w:adjustRightInd w:val="0"/>
              <w:rPr>
                <w:rFonts w:eastAsia="Times New Roman"/>
                <w:bCs/>
                <w:iCs/>
                <w:szCs w:val="24"/>
              </w:rPr>
            </w:pPr>
            <w:r w:rsidRPr="00663F67">
              <w:rPr>
                <w:rFonts w:eastAsia="Times New Roman"/>
                <w:bCs/>
                <w:iCs/>
                <w:szCs w:val="24"/>
              </w:rPr>
              <w:t xml:space="preserve">PTH </w:t>
            </w:r>
          </w:p>
        </w:tc>
        <w:tc>
          <w:tcPr>
            <w:tcW w:w="993" w:type="dxa"/>
            <w:tcBorders>
              <w:left w:val="single" w:sz="12" w:space="0" w:color="000000"/>
            </w:tcBorders>
          </w:tcPr>
          <w:p w14:paraId="2B442217" w14:textId="6FB1CAFF" w:rsidR="00C41478" w:rsidRPr="00663F67" w:rsidRDefault="00C41478" w:rsidP="00663F67">
            <w:pPr>
              <w:widowControl w:val="0"/>
              <w:autoSpaceDE w:val="0"/>
              <w:autoSpaceDN w:val="0"/>
              <w:adjustRightInd w:val="0"/>
              <w:rPr>
                <w:szCs w:val="24"/>
              </w:rPr>
            </w:pPr>
            <w:r>
              <w:rPr>
                <w:rFonts w:eastAsia="Times New Roman"/>
                <w:bCs/>
                <w:iCs/>
                <w:szCs w:val="24"/>
              </w:rPr>
              <w:t>300</w:t>
            </w:r>
          </w:p>
        </w:tc>
        <w:tc>
          <w:tcPr>
            <w:tcW w:w="1134" w:type="dxa"/>
          </w:tcPr>
          <w:p w14:paraId="6FDC9855" w14:textId="12C5825D" w:rsidR="00C41478" w:rsidRPr="00663F67" w:rsidRDefault="00C41478" w:rsidP="00663F67">
            <w:pPr>
              <w:widowControl w:val="0"/>
              <w:autoSpaceDE w:val="0"/>
              <w:autoSpaceDN w:val="0"/>
              <w:adjustRightInd w:val="0"/>
              <w:jc w:val="right"/>
              <w:rPr>
                <w:szCs w:val="24"/>
              </w:rPr>
            </w:pPr>
            <w:r>
              <w:rPr>
                <w:rFonts w:eastAsia="Times New Roman"/>
                <w:szCs w:val="24"/>
              </w:rPr>
              <w:t>25</w:t>
            </w:r>
            <w:r w:rsidRPr="00663F67">
              <w:rPr>
                <w:rFonts w:eastAsia="Times New Roman"/>
                <w:szCs w:val="24"/>
              </w:rPr>
              <w:t>%</w:t>
            </w:r>
          </w:p>
        </w:tc>
        <w:tc>
          <w:tcPr>
            <w:tcW w:w="1328" w:type="dxa"/>
          </w:tcPr>
          <w:p w14:paraId="7CCCD5C2" w14:textId="3E26E8A7" w:rsidR="00C41478" w:rsidRPr="00663F67" w:rsidRDefault="00C41478" w:rsidP="00663F67">
            <w:pPr>
              <w:widowControl w:val="0"/>
              <w:autoSpaceDE w:val="0"/>
              <w:autoSpaceDN w:val="0"/>
              <w:adjustRightInd w:val="0"/>
              <w:jc w:val="right"/>
              <w:rPr>
                <w:rFonts w:eastAsia="Times New Roman"/>
                <w:szCs w:val="24"/>
              </w:rPr>
            </w:pPr>
            <w:r w:rsidRPr="00663F67">
              <w:rPr>
                <w:rFonts w:eastAsia="Times New Roman"/>
                <w:szCs w:val="24"/>
              </w:rPr>
              <w:t>41%</w:t>
            </w:r>
          </w:p>
        </w:tc>
      </w:tr>
      <w:tr w:rsidR="00C41478" w:rsidRPr="00663F67" w14:paraId="600AD639" w14:textId="77777777" w:rsidTr="00DD7795">
        <w:trPr>
          <w:jc w:val="center"/>
        </w:trPr>
        <w:tc>
          <w:tcPr>
            <w:tcW w:w="3741" w:type="dxa"/>
          </w:tcPr>
          <w:p w14:paraId="58667502" w14:textId="75B8115A" w:rsidR="00C41478" w:rsidRPr="00663F67" w:rsidRDefault="00C41478" w:rsidP="00DD7795">
            <w:pPr>
              <w:widowControl w:val="0"/>
              <w:autoSpaceDE w:val="0"/>
              <w:autoSpaceDN w:val="0"/>
              <w:adjustRightInd w:val="0"/>
              <w:jc w:val="left"/>
              <w:rPr>
                <w:szCs w:val="24"/>
              </w:rPr>
            </w:pPr>
            <w:r w:rsidRPr="00663F67">
              <w:rPr>
                <w:rFonts w:eastAsia="Times New Roman"/>
                <w:szCs w:val="24"/>
              </w:rPr>
              <w:t>Professor emeritus</w:t>
            </w:r>
          </w:p>
        </w:tc>
        <w:tc>
          <w:tcPr>
            <w:tcW w:w="850" w:type="dxa"/>
            <w:tcBorders>
              <w:right w:val="single" w:sz="12" w:space="0" w:color="000000"/>
            </w:tcBorders>
          </w:tcPr>
          <w:p w14:paraId="6DA3C203" w14:textId="317E9CDC" w:rsidR="00C41478" w:rsidRPr="00663F67" w:rsidRDefault="00C41478" w:rsidP="00663F67">
            <w:pPr>
              <w:widowControl w:val="0"/>
              <w:autoSpaceDE w:val="0"/>
              <w:autoSpaceDN w:val="0"/>
              <w:adjustRightInd w:val="0"/>
              <w:rPr>
                <w:rFonts w:eastAsia="Times New Roman"/>
                <w:bCs/>
                <w:iCs/>
                <w:szCs w:val="24"/>
              </w:rPr>
            </w:pPr>
            <w:r w:rsidRPr="00663F67">
              <w:rPr>
                <w:rFonts w:eastAsia="Times New Roman"/>
                <w:bCs/>
                <w:iCs/>
                <w:szCs w:val="24"/>
              </w:rPr>
              <w:t xml:space="preserve">EMT </w:t>
            </w:r>
          </w:p>
        </w:tc>
        <w:tc>
          <w:tcPr>
            <w:tcW w:w="993" w:type="dxa"/>
            <w:tcBorders>
              <w:left w:val="single" w:sz="12" w:space="0" w:color="000000"/>
            </w:tcBorders>
          </w:tcPr>
          <w:p w14:paraId="3E56E9B2" w14:textId="615484CD" w:rsidR="00C41478" w:rsidRPr="00663F67" w:rsidRDefault="00C41478" w:rsidP="00663F67">
            <w:pPr>
              <w:widowControl w:val="0"/>
              <w:autoSpaceDE w:val="0"/>
              <w:autoSpaceDN w:val="0"/>
              <w:adjustRightInd w:val="0"/>
              <w:rPr>
                <w:szCs w:val="24"/>
              </w:rPr>
            </w:pPr>
            <w:r w:rsidRPr="00663F67">
              <w:rPr>
                <w:rFonts w:eastAsia="Times New Roman"/>
                <w:bCs/>
                <w:iCs/>
                <w:szCs w:val="24"/>
              </w:rPr>
              <w:t>38</w:t>
            </w:r>
          </w:p>
        </w:tc>
        <w:tc>
          <w:tcPr>
            <w:tcW w:w="1134" w:type="dxa"/>
          </w:tcPr>
          <w:p w14:paraId="27502E34" w14:textId="0277A75C" w:rsidR="00C41478" w:rsidRPr="00663F67" w:rsidRDefault="00C41478" w:rsidP="00663F67">
            <w:pPr>
              <w:widowControl w:val="0"/>
              <w:autoSpaceDE w:val="0"/>
              <w:autoSpaceDN w:val="0"/>
              <w:adjustRightInd w:val="0"/>
              <w:jc w:val="right"/>
              <w:rPr>
                <w:szCs w:val="24"/>
              </w:rPr>
            </w:pPr>
            <w:r w:rsidRPr="00663F67">
              <w:rPr>
                <w:rFonts w:eastAsia="Times New Roman"/>
                <w:szCs w:val="24"/>
              </w:rPr>
              <w:t>21%</w:t>
            </w:r>
          </w:p>
        </w:tc>
        <w:tc>
          <w:tcPr>
            <w:tcW w:w="1328" w:type="dxa"/>
          </w:tcPr>
          <w:p w14:paraId="4A0940E1" w14:textId="435C23B4" w:rsidR="00C41478" w:rsidRPr="00663F67" w:rsidRDefault="00C41478" w:rsidP="00663F67">
            <w:pPr>
              <w:widowControl w:val="0"/>
              <w:autoSpaceDE w:val="0"/>
              <w:autoSpaceDN w:val="0"/>
              <w:adjustRightInd w:val="0"/>
              <w:jc w:val="right"/>
              <w:rPr>
                <w:rFonts w:eastAsia="Times New Roman"/>
                <w:szCs w:val="24"/>
              </w:rPr>
            </w:pPr>
            <w:r w:rsidRPr="00663F67">
              <w:rPr>
                <w:rFonts w:eastAsia="Times New Roman"/>
                <w:szCs w:val="24"/>
              </w:rPr>
              <w:t>37%</w:t>
            </w:r>
          </w:p>
        </w:tc>
      </w:tr>
      <w:tr w:rsidR="00C41478" w:rsidRPr="00663F67" w14:paraId="78144946" w14:textId="77777777" w:rsidTr="00DD7795">
        <w:trPr>
          <w:jc w:val="center"/>
        </w:trPr>
        <w:tc>
          <w:tcPr>
            <w:tcW w:w="3741" w:type="dxa"/>
          </w:tcPr>
          <w:p w14:paraId="1AC9246C" w14:textId="40D27B79" w:rsidR="00C41478" w:rsidRPr="00663F67" w:rsidRDefault="00C41478" w:rsidP="00DD7795">
            <w:pPr>
              <w:widowControl w:val="0"/>
              <w:autoSpaceDE w:val="0"/>
              <w:autoSpaceDN w:val="0"/>
              <w:adjustRightInd w:val="0"/>
              <w:jc w:val="left"/>
              <w:rPr>
                <w:szCs w:val="24"/>
              </w:rPr>
            </w:pPr>
            <w:r w:rsidRPr="00663F67">
              <w:rPr>
                <w:rFonts w:eastAsia="Times New Roman"/>
                <w:szCs w:val="24"/>
              </w:rPr>
              <w:t>Professor</w:t>
            </w:r>
          </w:p>
        </w:tc>
        <w:tc>
          <w:tcPr>
            <w:tcW w:w="850" w:type="dxa"/>
            <w:tcBorders>
              <w:right w:val="single" w:sz="12" w:space="0" w:color="000000"/>
            </w:tcBorders>
          </w:tcPr>
          <w:p w14:paraId="3187034D" w14:textId="65D79B95" w:rsidR="00C41478" w:rsidRPr="00663F67" w:rsidRDefault="00C41478" w:rsidP="00663F67">
            <w:pPr>
              <w:widowControl w:val="0"/>
              <w:autoSpaceDE w:val="0"/>
              <w:autoSpaceDN w:val="0"/>
              <w:adjustRightInd w:val="0"/>
              <w:rPr>
                <w:rFonts w:eastAsia="Times New Roman"/>
                <w:bCs/>
                <w:iCs/>
                <w:szCs w:val="24"/>
              </w:rPr>
            </w:pPr>
            <w:r w:rsidRPr="00663F67">
              <w:rPr>
                <w:rFonts w:eastAsia="Times New Roman"/>
                <w:bCs/>
                <w:iCs/>
                <w:szCs w:val="24"/>
              </w:rPr>
              <w:t xml:space="preserve">HGL </w:t>
            </w:r>
          </w:p>
        </w:tc>
        <w:tc>
          <w:tcPr>
            <w:tcW w:w="993" w:type="dxa"/>
            <w:tcBorders>
              <w:left w:val="single" w:sz="12" w:space="0" w:color="000000"/>
            </w:tcBorders>
          </w:tcPr>
          <w:p w14:paraId="23966010" w14:textId="1B78A009" w:rsidR="00C41478" w:rsidRPr="00663F67" w:rsidRDefault="00C41478" w:rsidP="00663F67">
            <w:pPr>
              <w:widowControl w:val="0"/>
              <w:autoSpaceDE w:val="0"/>
              <w:autoSpaceDN w:val="0"/>
              <w:adjustRightInd w:val="0"/>
              <w:rPr>
                <w:szCs w:val="24"/>
              </w:rPr>
            </w:pPr>
            <w:r>
              <w:rPr>
                <w:rFonts w:eastAsia="Times New Roman"/>
                <w:bCs/>
                <w:iCs/>
                <w:szCs w:val="24"/>
              </w:rPr>
              <w:t>4596</w:t>
            </w:r>
          </w:p>
        </w:tc>
        <w:tc>
          <w:tcPr>
            <w:tcW w:w="1134" w:type="dxa"/>
          </w:tcPr>
          <w:p w14:paraId="5AF01D67" w14:textId="7DA04B3D" w:rsidR="00C41478" w:rsidRPr="00663F67" w:rsidRDefault="00C41478" w:rsidP="00663F67">
            <w:pPr>
              <w:widowControl w:val="0"/>
              <w:autoSpaceDE w:val="0"/>
              <w:autoSpaceDN w:val="0"/>
              <w:adjustRightInd w:val="0"/>
              <w:jc w:val="right"/>
              <w:rPr>
                <w:szCs w:val="24"/>
              </w:rPr>
            </w:pPr>
            <w:r>
              <w:rPr>
                <w:rFonts w:eastAsia="Times New Roman"/>
                <w:szCs w:val="24"/>
              </w:rPr>
              <w:t>18</w:t>
            </w:r>
            <w:r w:rsidRPr="00663F67">
              <w:rPr>
                <w:rFonts w:eastAsia="Times New Roman"/>
                <w:szCs w:val="24"/>
              </w:rPr>
              <w:t>%</w:t>
            </w:r>
          </w:p>
        </w:tc>
        <w:tc>
          <w:tcPr>
            <w:tcW w:w="1328" w:type="dxa"/>
          </w:tcPr>
          <w:p w14:paraId="48A4DF38" w14:textId="0973586D" w:rsidR="00C41478" w:rsidRPr="00663F67" w:rsidRDefault="00C41478" w:rsidP="00663F67">
            <w:pPr>
              <w:widowControl w:val="0"/>
              <w:autoSpaceDE w:val="0"/>
              <w:autoSpaceDN w:val="0"/>
              <w:adjustRightInd w:val="0"/>
              <w:jc w:val="right"/>
              <w:rPr>
                <w:rFonts w:eastAsia="Times New Roman"/>
                <w:szCs w:val="24"/>
              </w:rPr>
            </w:pPr>
            <w:r w:rsidRPr="00663F67">
              <w:rPr>
                <w:rFonts w:eastAsia="Times New Roman"/>
                <w:szCs w:val="24"/>
              </w:rPr>
              <w:t>60%</w:t>
            </w:r>
          </w:p>
        </w:tc>
      </w:tr>
      <w:tr w:rsidR="00C41478" w:rsidRPr="00663F67" w14:paraId="26315542" w14:textId="77777777" w:rsidTr="00DD7795">
        <w:trPr>
          <w:jc w:val="center"/>
        </w:trPr>
        <w:tc>
          <w:tcPr>
            <w:tcW w:w="3741" w:type="dxa"/>
          </w:tcPr>
          <w:p w14:paraId="3D4BEBC8" w14:textId="29140B6A" w:rsidR="00C41478" w:rsidRPr="00663F67" w:rsidRDefault="00C41478" w:rsidP="00DD7795">
            <w:pPr>
              <w:widowControl w:val="0"/>
              <w:autoSpaceDE w:val="0"/>
              <w:autoSpaceDN w:val="0"/>
              <w:adjustRightInd w:val="0"/>
              <w:jc w:val="left"/>
              <w:rPr>
                <w:szCs w:val="24"/>
              </w:rPr>
            </w:pPr>
            <w:r w:rsidRPr="00663F67">
              <w:rPr>
                <w:rFonts w:eastAsia="Times New Roman"/>
                <w:szCs w:val="24"/>
              </w:rPr>
              <w:t>Associate professor</w:t>
            </w:r>
          </w:p>
        </w:tc>
        <w:tc>
          <w:tcPr>
            <w:tcW w:w="850" w:type="dxa"/>
            <w:tcBorders>
              <w:right w:val="single" w:sz="12" w:space="0" w:color="000000"/>
            </w:tcBorders>
          </w:tcPr>
          <w:p w14:paraId="24A11A1F" w14:textId="0106B5BB" w:rsidR="00C41478" w:rsidRPr="00663F67" w:rsidRDefault="00C41478" w:rsidP="00663F67">
            <w:pPr>
              <w:widowControl w:val="0"/>
              <w:autoSpaceDE w:val="0"/>
              <w:autoSpaceDN w:val="0"/>
              <w:adjustRightInd w:val="0"/>
              <w:rPr>
                <w:rFonts w:eastAsia="Times New Roman"/>
                <w:bCs/>
                <w:iCs/>
                <w:szCs w:val="24"/>
              </w:rPr>
            </w:pPr>
            <w:r w:rsidRPr="00663F67">
              <w:rPr>
                <w:rFonts w:eastAsia="Times New Roman"/>
                <w:bCs/>
                <w:iCs/>
                <w:szCs w:val="24"/>
              </w:rPr>
              <w:t xml:space="preserve">UHD </w:t>
            </w:r>
          </w:p>
        </w:tc>
        <w:tc>
          <w:tcPr>
            <w:tcW w:w="993" w:type="dxa"/>
            <w:tcBorders>
              <w:left w:val="single" w:sz="12" w:space="0" w:color="000000"/>
            </w:tcBorders>
          </w:tcPr>
          <w:p w14:paraId="5373CF28" w14:textId="797680B3" w:rsidR="00C41478" w:rsidRPr="00663F67" w:rsidRDefault="00C41478" w:rsidP="00663F67">
            <w:pPr>
              <w:widowControl w:val="0"/>
              <w:autoSpaceDE w:val="0"/>
              <w:autoSpaceDN w:val="0"/>
              <w:adjustRightInd w:val="0"/>
              <w:rPr>
                <w:szCs w:val="24"/>
              </w:rPr>
            </w:pPr>
            <w:r w:rsidRPr="00663F67">
              <w:rPr>
                <w:rFonts w:eastAsia="Times New Roman"/>
                <w:bCs/>
                <w:iCs/>
                <w:szCs w:val="24"/>
              </w:rPr>
              <w:t>24</w:t>
            </w:r>
            <w:r>
              <w:rPr>
                <w:rFonts w:eastAsia="Times New Roman"/>
                <w:bCs/>
                <w:iCs/>
                <w:szCs w:val="24"/>
              </w:rPr>
              <w:t>65</w:t>
            </w:r>
          </w:p>
        </w:tc>
        <w:tc>
          <w:tcPr>
            <w:tcW w:w="1134" w:type="dxa"/>
          </w:tcPr>
          <w:p w14:paraId="1CDF1EB4" w14:textId="523454F4" w:rsidR="00C41478" w:rsidRPr="00663F67" w:rsidRDefault="00C41478" w:rsidP="00663F67">
            <w:pPr>
              <w:widowControl w:val="0"/>
              <w:autoSpaceDE w:val="0"/>
              <w:autoSpaceDN w:val="0"/>
              <w:adjustRightInd w:val="0"/>
              <w:jc w:val="right"/>
              <w:rPr>
                <w:szCs w:val="24"/>
              </w:rPr>
            </w:pPr>
            <w:r>
              <w:rPr>
                <w:rFonts w:eastAsia="Times New Roman"/>
                <w:szCs w:val="24"/>
              </w:rPr>
              <w:t>14</w:t>
            </w:r>
            <w:r w:rsidRPr="00663F67">
              <w:rPr>
                <w:rFonts w:eastAsia="Times New Roman"/>
                <w:szCs w:val="24"/>
              </w:rPr>
              <w:t>%</w:t>
            </w:r>
          </w:p>
        </w:tc>
        <w:tc>
          <w:tcPr>
            <w:tcW w:w="1328" w:type="dxa"/>
          </w:tcPr>
          <w:p w14:paraId="36A9ABD2" w14:textId="3CABF8AC" w:rsidR="00C41478" w:rsidRPr="00663F67" w:rsidRDefault="00C41478" w:rsidP="00663F67">
            <w:pPr>
              <w:widowControl w:val="0"/>
              <w:autoSpaceDE w:val="0"/>
              <w:autoSpaceDN w:val="0"/>
              <w:adjustRightInd w:val="0"/>
              <w:jc w:val="right"/>
              <w:rPr>
                <w:rFonts w:eastAsia="Times New Roman"/>
                <w:szCs w:val="24"/>
              </w:rPr>
            </w:pPr>
            <w:r w:rsidRPr="00663F67">
              <w:rPr>
                <w:rFonts w:eastAsia="Times New Roman"/>
                <w:szCs w:val="24"/>
              </w:rPr>
              <w:t>61%</w:t>
            </w:r>
          </w:p>
        </w:tc>
      </w:tr>
      <w:tr w:rsidR="00C41478" w:rsidRPr="00663F67" w14:paraId="4A8FAB03" w14:textId="77777777" w:rsidTr="00DD7795">
        <w:trPr>
          <w:jc w:val="center"/>
        </w:trPr>
        <w:tc>
          <w:tcPr>
            <w:tcW w:w="3741" w:type="dxa"/>
          </w:tcPr>
          <w:p w14:paraId="4DA080C5" w14:textId="5210DB94" w:rsidR="00C41478" w:rsidRPr="00663F67" w:rsidRDefault="00C41478" w:rsidP="00DD7795">
            <w:pPr>
              <w:widowControl w:val="0"/>
              <w:autoSpaceDE w:val="0"/>
              <w:autoSpaceDN w:val="0"/>
              <w:adjustRightInd w:val="0"/>
              <w:jc w:val="left"/>
              <w:rPr>
                <w:szCs w:val="24"/>
              </w:rPr>
            </w:pPr>
            <w:r w:rsidRPr="00663F67">
              <w:rPr>
                <w:rFonts w:eastAsia="Times New Roman"/>
                <w:szCs w:val="24"/>
              </w:rPr>
              <w:t>Management</w:t>
            </w:r>
          </w:p>
        </w:tc>
        <w:tc>
          <w:tcPr>
            <w:tcW w:w="850" w:type="dxa"/>
            <w:tcBorders>
              <w:right w:val="single" w:sz="12" w:space="0" w:color="000000"/>
            </w:tcBorders>
          </w:tcPr>
          <w:p w14:paraId="2178DD76" w14:textId="6FF7E84C" w:rsidR="00C41478" w:rsidRPr="00663F67" w:rsidRDefault="00C41478" w:rsidP="00663F67">
            <w:pPr>
              <w:widowControl w:val="0"/>
              <w:autoSpaceDE w:val="0"/>
              <w:autoSpaceDN w:val="0"/>
              <w:adjustRightInd w:val="0"/>
              <w:rPr>
                <w:rFonts w:eastAsia="Times New Roman"/>
                <w:bCs/>
                <w:iCs/>
                <w:szCs w:val="24"/>
              </w:rPr>
            </w:pPr>
            <w:r w:rsidRPr="00663F67">
              <w:rPr>
                <w:rFonts w:eastAsia="Times New Roman"/>
                <w:bCs/>
                <w:iCs/>
                <w:szCs w:val="24"/>
              </w:rPr>
              <w:t xml:space="preserve">DIR </w:t>
            </w:r>
          </w:p>
        </w:tc>
        <w:tc>
          <w:tcPr>
            <w:tcW w:w="993" w:type="dxa"/>
            <w:tcBorders>
              <w:left w:val="single" w:sz="12" w:space="0" w:color="000000"/>
            </w:tcBorders>
          </w:tcPr>
          <w:p w14:paraId="34D4ADD1" w14:textId="17513736" w:rsidR="00C41478" w:rsidRPr="00663F67" w:rsidRDefault="00C41478" w:rsidP="00663F67">
            <w:pPr>
              <w:widowControl w:val="0"/>
              <w:autoSpaceDE w:val="0"/>
              <w:autoSpaceDN w:val="0"/>
              <w:adjustRightInd w:val="0"/>
              <w:rPr>
                <w:szCs w:val="24"/>
              </w:rPr>
            </w:pPr>
            <w:r>
              <w:rPr>
                <w:rFonts w:eastAsia="Times New Roman"/>
                <w:bCs/>
                <w:iCs/>
                <w:szCs w:val="24"/>
              </w:rPr>
              <w:t>612</w:t>
            </w:r>
          </w:p>
        </w:tc>
        <w:tc>
          <w:tcPr>
            <w:tcW w:w="1134" w:type="dxa"/>
          </w:tcPr>
          <w:p w14:paraId="5E1CFC5F" w14:textId="58135660" w:rsidR="00C41478" w:rsidRPr="00663F67" w:rsidRDefault="00C41478" w:rsidP="00663F67">
            <w:pPr>
              <w:widowControl w:val="0"/>
              <w:autoSpaceDE w:val="0"/>
              <w:autoSpaceDN w:val="0"/>
              <w:adjustRightInd w:val="0"/>
              <w:jc w:val="right"/>
              <w:rPr>
                <w:szCs w:val="24"/>
              </w:rPr>
            </w:pPr>
            <w:r>
              <w:rPr>
                <w:rFonts w:eastAsia="Times New Roman"/>
                <w:szCs w:val="24"/>
              </w:rPr>
              <w:t>14</w:t>
            </w:r>
            <w:r w:rsidRPr="00663F67">
              <w:rPr>
                <w:rFonts w:eastAsia="Times New Roman"/>
                <w:szCs w:val="24"/>
              </w:rPr>
              <w:t>%</w:t>
            </w:r>
          </w:p>
        </w:tc>
        <w:tc>
          <w:tcPr>
            <w:tcW w:w="1328" w:type="dxa"/>
          </w:tcPr>
          <w:p w14:paraId="190AB35D" w14:textId="1ADD3F66" w:rsidR="00C41478" w:rsidRPr="00663F67" w:rsidRDefault="00C41478" w:rsidP="00663F67">
            <w:pPr>
              <w:widowControl w:val="0"/>
              <w:autoSpaceDE w:val="0"/>
              <w:autoSpaceDN w:val="0"/>
              <w:adjustRightInd w:val="0"/>
              <w:jc w:val="right"/>
              <w:rPr>
                <w:rFonts w:eastAsia="Times New Roman"/>
                <w:szCs w:val="24"/>
              </w:rPr>
            </w:pPr>
            <w:r w:rsidRPr="00663F67">
              <w:rPr>
                <w:rFonts w:eastAsia="Times New Roman"/>
                <w:szCs w:val="24"/>
              </w:rPr>
              <w:t>66%</w:t>
            </w:r>
          </w:p>
        </w:tc>
      </w:tr>
      <w:tr w:rsidR="00C41478" w:rsidRPr="00663F67" w14:paraId="55CF9A55" w14:textId="77777777" w:rsidTr="00DD7795">
        <w:trPr>
          <w:jc w:val="center"/>
        </w:trPr>
        <w:tc>
          <w:tcPr>
            <w:tcW w:w="3741" w:type="dxa"/>
          </w:tcPr>
          <w:p w14:paraId="04A05CB9" w14:textId="34D5F26A" w:rsidR="00C41478" w:rsidRPr="00663F67" w:rsidRDefault="00C41478" w:rsidP="00DD7795">
            <w:pPr>
              <w:widowControl w:val="0"/>
              <w:autoSpaceDE w:val="0"/>
              <w:autoSpaceDN w:val="0"/>
              <w:adjustRightInd w:val="0"/>
              <w:jc w:val="left"/>
              <w:rPr>
                <w:szCs w:val="24"/>
              </w:rPr>
            </w:pPr>
            <w:r w:rsidRPr="00663F67">
              <w:rPr>
                <w:rFonts w:eastAsia="Times New Roman"/>
                <w:szCs w:val="24"/>
              </w:rPr>
              <w:t>Researcher</w:t>
            </w:r>
          </w:p>
        </w:tc>
        <w:tc>
          <w:tcPr>
            <w:tcW w:w="850" w:type="dxa"/>
            <w:tcBorders>
              <w:right w:val="single" w:sz="12" w:space="0" w:color="000000"/>
            </w:tcBorders>
          </w:tcPr>
          <w:p w14:paraId="1711D564" w14:textId="0EC1957E" w:rsidR="00C41478" w:rsidRPr="00663F67" w:rsidRDefault="00C41478" w:rsidP="00663F67">
            <w:pPr>
              <w:widowControl w:val="0"/>
              <w:autoSpaceDE w:val="0"/>
              <w:autoSpaceDN w:val="0"/>
              <w:adjustRightInd w:val="0"/>
              <w:rPr>
                <w:rFonts w:eastAsia="Times New Roman"/>
                <w:bCs/>
                <w:iCs/>
                <w:szCs w:val="24"/>
              </w:rPr>
            </w:pPr>
            <w:r w:rsidRPr="00663F67">
              <w:rPr>
                <w:rFonts w:eastAsia="Times New Roman"/>
                <w:bCs/>
                <w:iCs/>
                <w:szCs w:val="24"/>
              </w:rPr>
              <w:t xml:space="preserve">OND </w:t>
            </w:r>
          </w:p>
        </w:tc>
        <w:tc>
          <w:tcPr>
            <w:tcW w:w="993" w:type="dxa"/>
            <w:tcBorders>
              <w:left w:val="single" w:sz="12" w:space="0" w:color="000000"/>
            </w:tcBorders>
          </w:tcPr>
          <w:p w14:paraId="223408F0" w14:textId="3390B31A" w:rsidR="00C41478" w:rsidRPr="00663F67" w:rsidRDefault="00C41478" w:rsidP="00663F67">
            <w:pPr>
              <w:widowControl w:val="0"/>
              <w:autoSpaceDE w:val="0"/>
              <w:autoSpaceDN w:val="0"/>
              <w:adjustRightInd w:val="0"/>
              <w:rPr>
                <w:szCs w:val="24"/>
              </w:rPr>
            </w:pPr>
            <w:r w:rsidRPr="00663F67">
              <w:rPr>
                <w:rFonts w:eastAsia="Times New Roman"/>
                <w:bCs/>
                <w:iCs/>
                <w:szCs w:val="24"/>
              </w:rPr>
              <w:t>5</w:t>
            </w:r>
            <w:r>
              <w:rPr>
                <w:rFonts w:eastAsia="Times New Roman"/>
                <w:bCs/>
                <w:iCs/>
                <w:szCs w:val="24"/>
              </w:rPr>
              <w:t>57</w:t>
            </w:r>
          </w:p>
        </w:tc>
        <w:tc>
          <w:tcPr>
            <w:tcW w:w="1134" w:type="dxa"/>
          </w:tcPr>
          <w:p w14:paraId="4147AE16" w14:textId="5133CC5A" w:rsidR="00C41478" w:rsidRPr="00663F67" w:rsidRDefault="00C41478" w:rsidP="00663F67">
            <w:pPr>
              <w:widowControl w:val="0"/>
              <w:autoSpaceDE w:val="0"/>
              <w:autoSpaceDN w:val="0"/>
              <w:adjustRightInd w:val="0"/>
              <w:jc w:val="right"/>
              <w:rPr>
                <w:szCs w:val="24"/>
              </w:rPr>
            </w:pPr>
            <w:r>
              <w:rPr>
                <w:rFonts w:eastAsia="Times New Roman"/>
                <w:szCs w:val="24"/>
              </w:rPr>
              <w:t>11</w:t>
            </w:r>
            <w:r w:rsidRPr="00663F67">
              <w:rPr>
                <w:rFonts w:eastAsia="Times New Roman"/>
                <w:szCs w:val="24"/>
              </w:rPr>
              <w:t>%</w:t>
            </w:r>
          </w:p>
        </w:tc>
        <w:tc>
          <w:tcPr>
            <w:tcW w:w="1328" w:type="dxa"/>
          </w:tcPr>
          <w:p w14:paraId="75EE6618" w14:textId="4B3385B7" w:rsidR="00C41478" w:rsidRPr="00663F67" w:rsidRDefault="00C41478" w:rsidP="00663F67">
            <w:pPr>
              <w:widowControl w:val="0"/>
              <w:autoSpaceDE w:val="0"/>
              <w:autoSpaceDN w:val="0"/>
              <w:adjustRightInd w:val="0"/>
              <w:jc w:val="right"/>
              <w:rPr>
                <w:rFonts w:eastAsia="Times New Roman"/>
                <w:szCs w:val="24"/>
              </w:rPr>
            </w:pPr>
            <w:r w:rsidRPr="00663F67">
              <w:rPr>
                <w:rFonts w:eastAsia="Times New Roman"/>
                <w:szCs w:val="24"/>
              </w:rPr>
              <w:t>71%</w:t>
            </w:r>
          </w:p>
        </w:tc>
      </w:tr>
      <w:tr w:rsidR="00C41478" w:rsidRPr="00663F67" w14:paraId="101E3E41" w14:textId="77777777" w:rsidTr="00DD7795">
        <w:trPr>
          <w:jc w:val="center"/>
        </w:trPr>
        <w:tc>
          <w:tcPr>
            <w:tcW w:w="3741" w:type="dxa"/>
          </w:tcPr>
          <w:p w14:paraId="18609336" w14:textId="129DA256" w:rsidR="00C41478" w:rsidRPr="00663F67" w:rsidRDefault="00C41478" w:rsidP="00DD7795">
            <w:pPr>
              <w:widowControl w:val="0"/>
              <w:autoSpaceDE w:val="0"/>
              <w:autoSpaceDN w:val="0"/>
              <w:adjustRightInd w:val="0"/>
              <w:jc w:val="left"/>
              <w:rPr>
                <w:szCs w:val="24"/>
              </w:rPr>
            </w:pPr>
            <w:r w:rsidRPr="00663F67">
              <w:rPr>
                <w:rFonts w:eastAsia="Times New Roman"/>
                <w:szCs w:val="24"/>
              </w:rPr>
              <w:t>Contact person organisation</w:t>
            </w:r>
          </w:p>
        </w:tc>
        <w:tc>
          <w:tcPr>
            <w:tcW w:w="850" w:type="dxa"/>
            <w:tcBorders>
              <w:right w:val="single" w:sz="12" w:space="0" w:color="000000"/>
            </w:tcBorders>
          </w:tcPr>
          <w:p w14:paraId="4BFC3A69" w14:textId="44698373" w:rsidR="00C41478" w:rsidRPr="00663F67" w:rsidRDefault="00C41478" w:rsidP="00663F67">
            <w:pPr>
              <w:widowControl w:val="0"/>
              <w:autoSpaceDE w:val="0"/>
              <w:autoSpaceDN w:val="0"/>
              <w:adjustRightInd w:val="0"/>
              <w:rPr>
                <w:rFonts w:eastAsia="Times New Roman"/>
                <w:bCs/>
                <w:iCs/>
                <w:szCs w:val="24"/>
              </w:rPr>
            </w:pPr>
            <w:r w:rsidRPr="00663F67">
              <w:rPr>
                <w:rFonts w:eastAsia="Times New Roman"/>
                <w:bCs/>
                <w:iCs/>
                <w:szCs w:val="24"/>
              </w:rPr>
              <w:t xml:space="preserve">CPO </w:t>
            </w:r>
          </w:p>
        </w:tc>
        <w:tc>
          <w:tcPr>
            <w:tcW w:w="993" w:type="dxa"/>
            <w:tcBorders>
              <w:left w:val="single" w:sz="12" w:space="0" w:color="000000"/>
            </w:tcBorders>
          </w:tcPr>
          <w:p w14:paraId="2659A60A" w14:textId="1EE4B430" w:rsidR="00C41478" w:rsidRPr="00663F67" w:rsidRDefault="00C41478" w:rsidP="00663F67">
            <w:pPr>
              <w:widowControl w:val="0"/>
              <w:autoSpaceDE w:val="0"/>
              <w:autoSpaceDN w:val="0"/>
              <w:adjustRightInd w:val="0"/>
              <w:rPr>
                <w:szCs w:val="24"/>
              </w:rPr>
            </w:pPr>
            <w:r w:rsidRPr="00663F67">
              <w:rPr>
                <w:rFonts w:eastAsia="Times New Roman"/>
                <w:bCs/>
                <w:iCs/>
                <w:szCs w:val="24"/>
              </w:rPr>
              <w:t>5</w:t>
            </w:r>
            <w:r>
              <w:rPr>
                <w:rFonts w:eastAsia="Times New Roman"/>
                <w:bCs/>
                <w:iCs/>
                <w:szCs w:val="24"/>
              </w:rPr>
              <w:t>8</w:t>
            </w:r>
          </w:p>
        </w:tc>
        <w:tc>
          <w:tcPr>
            <w:tcW w:w="1134" w:type="dxa"/>
          </w:tcPr>
          <w:p w14:paraId="58438394" w14:textId="46E14E02" w:rsidR="00C41478" w:rsidRPr="00663F67" w:rsidRDefault="00C41478" w:rsidP="00663F67">
            <w:pPr>
              <w:widowControl w:val="0"/>
              <w:autoSpaceDE w:val="0"/>
              <w:autoSpaceDN w:val="0"/>
              <w:adjustRightInd w:val="0"/>
              <w:jc w:val="right"/>
              <w:rPr>
                <w:szCs w:val="24"/>
              </w:rPr>
            </w:pPr>
            <w:r w:rsidRPr="00663F67">
              <w:rPr>
                <w:rFonts w:eastAsia="Times New Roman"/>
                <w:szCs w:val="24"/>
              </w:rPr>
              <w:t>9%</w:t>
            </w:r>
          </w:p>
        </w:tc>
        <w:tc>
          <w:tcPr>
            <w:tcW w:w="1328" w:type="dxa"/>
          </w:tcPr>
          <w:p w14:paraId="311BBC94" w14:textId="4C7A81E3" w:rsidR="00C41478" w:rsidRPr="00663F67" w:rsidRDefault="00C41478" w:rsidP="00663F67">
            <w:pPr>
              <w:widowControl w:val="0"/>
              <w:autoSpaceDE w:val="0"/>
              <w:autoSpaceDN w:val="0"/>
              <w:adjustRightInd w:val="0"/>
              <w:jc w:val="right"/>
              <w:rPr>
                <w:rFonts w:eastAsia="Times New Roman"/>
                <w:szCs w:val="24"/>
              </w:rPr>
            </w:pPr>
            <w:r w:rsidRPr="00663F67">
              <w:rPr>
                <w:rFonts w:eastAsia="Times New Roman"/>
                <w:szCs w:val="24"/>
              </w:rPr>
              <w:t>74%</w:t>
            </w:r>
          </w:p>
        </w:tc>
      </w:tr>
      <w:tr w:rsidR="00C41478" w:rsidRPr="00663F67" w14:paraId="5024365D" w14:textId="77777777" w:rsidTr="00DD7795">
        <w:trPr>
          <w:jc w:val="center"/>
        </w:trPr>
        <w:tc>
          <w:tcPr>
            <w:tcW w:w="3741" w:type="dxa"/>
          </w:tcPr>
          <w:p w14:paraId="7346F7D6" w14:textId="12D5AF2B" w:rsidR="00C41478" w:rsidRPr="00663F67" w:rsidRDefault="00C41478" w:rsidP="00DD7795">
            <w:pPr>
              <w:widowControl w:val="0"/>
              <w:autoSpaceDE w:val="0"/>
              <w:autoSpaceDN w:val="0"/>
              <w:adjustRightInd w:val="0"/>
              <w:jc w:val="left"/>
              <w:rPr>
                <w:szCs w:val="24"/>
              </w:rPr>
            </w:pPr>
            <w:r w:rsidRPr="00663F67">
              <w:rPr>
                <w:rFonts w:eastAsia="Times New Roman"/>
                <w:szCs w:val="24"/>
              </w:rPr>
              <w:t>University professor</w:t>
            </w:r>
          </w:p>
        </w:tc>
        <w:tc>
          <w:tcPr>
            <w:tcW w:w="850" w:type="dxa"/>
            <w:tcBorders>
              <w:right w:val="single" w:sz="12" w:space="0" w:color="000000"/>
            </w:tcBorders>
          </w:tcPr>
          <w:p w14:paraId="049EBDBD" w14:textId="2AADC5F6" w:rsidR="00C41478" w:rsidRPr="00663F67" w:rsidRDefault="00C41478" w:rsidP="00663F67">
            <w:pPr>
              <w:widowControl w:val="0"/>
              <w:autoSpaceDE w:val="0"/>
              <w:autoSpaceDN w:val="0"/>
              <w:adjustRightInd w:val="0"/>
              <w:rPr>
                <w:rFonts w:eastAsia="Times New Roman"/>
                <w:bCs/>
                <w:iCs/>
                <w:szCs w:val="24"/>
              </w:rPr>
            </w:pPr>
            <w:r w:rsidRPr="00663F67">
              <w:rPr>
                <w:rFonts w:eastAsia="Times New Roman"/>
                <w:bCs/>
                <w:iCs/>
                <w:szCs w:val="24"/>
              </w:rPr>
              <w:t xml:space="preserve">UHL </w:t>
            </w:r>
          </w:p>
        </w:tc>
        <w:tc>
          <w:tcPr>
            <w:tcW w:w="993" w:type="dxa"/>
            <w:tcBorders>
              <w:left w:val="single" w:sz="12" w:space="0" w:color="000000"/>
            </w:tcBorders>
          </w:tcPr>
          <w:p w14:paraId="58E1ABD6" w14:textId="679030D4" w:rsidR="00C41478" w:rsidRPr="00663F67" w:rsidRDefault="00C41478" w:rsidP="00663F67">
            <w:pPr>
              <w:widowControl w:val="0"/>
              <w:autoSpaceDE w:val="0"/>
              <w:autoSpaceDN w:val="0"/>
              <w:adjustRightInd w:val="0"/>
              <w:rPr>
                <w:szCs w:val="24"/>
              </w:rPr>
            </w:pPr>
            <w:r w:rsidRPr="00663F67">
              <w:rPr>
                <w:rFonts w:eastAsia="Times New Roman"/>
                <w:bCs/>
                <w:iCs/>
                <w:szCs w:val="24"/>
              </w:rPr>
              <w:t>2</w:t>
            </w:r>
            <w:r>
              <w:rPr>
                <w:rFonts w:eastAsia="Times New Roman"/>
                <w:bCs/>
                <w:iCs/>
                <w:szCs w:val="24"/>
              </w:rPr>
              <w:t>9</w:t>
            </w:r>
          </w:p>
        </w:tc>
        <w:tc>
          <w:tcPr>
            <w:tcW w:w="1134" w:type="dxa"/>
          </w:tcPr>
          <w:p w14:paraId="648A2913" w14:textId="21AE1347" w:rsidR="00C41478" w:rsidRPr="00663F67" w:rsidRDefault="00C41478" w:rsidP="00663F67">
            <w:pPr>
              <w:widowControl w:val="0"/>
              <w:autoSpaceDE w:val="0"/>
              <w:autoSpaceDN w:val="0"/>
              <w:adjustRightInd w:val="0"/>
              <w:jc w:val="right"/>
              <w:rPr>
                <w:szCs w:val="24"/>
              </w:rPr>
            </w:pPr>
            <w:r w:rsidRPr="00663F67">
              <w:rPr>
                <w:rFonts w:eastAsia="Times New Roman"/>
                <w:szCs w:val="24"/>
              </w:rPr>
              <w:t>7%</w:t>
            </w:r>
          </w:p>
        </w:tc>
        <w:tc>
          <w:tcPr>
            <w:tcW w:w="1328" w:type="dxa"/>
          </w:tcPr>
          <w:p w14:paraId="2356B32B" w14:textId="2E26519A" w:rsidR="00C41478" w:rsidRPr="00663F67" w:rsidRDefault="00C41478" w:rsidP="00663F67">
            <w:pPr>
              <w:widowControl w:val="0"/>
              <w:autoSpaceDE w:val="0"/>
              <w:autoSpaceDN w:val="0"/>
              <w:adjustRightInd w:val="0"/>
              <w:jc w:val="right"/>
              <w:rPr>
                <w:rFonts w:eastAsia="Times New Roman"/>
                <w:szCs w:val="24"/>
              </w:rPr>
            </w:pPr>
            <w:r w:rsidRPr="00663F67">
              <w:rPr>
                <w:rFonts w:eastAsia="Times New Roman"/>
                <w:szCs w:val="24"/>
              </w:rPr>
              <w:t>68%</w:t>
            </w:r>
          </w:p>
        </w:tc>
      </w:tr>
      <w:tr w:rsidR="00C41478" w:rsidRPr="00663F67" w14:paraId="16477BDA" w14:textId="77777777" w:rsidTr="00C41478">
        <w:trPr>
          <w:jc w:val="center"/>
        </w:trPr>
        <w:tc>
          <w:tcPr>
            <w:tcW w:w="3741" w:type="dxa"/>
          </w:tcPr>
          <w:p w14:paraId="18465B0A" w14:textId="0F154D60" w:rsidR="00C41478" w:rsidRPr="00663F67" w:rsidRDefault="00C41478" w:rsidP="00DD7795">
            <w:pPr>
              <w:widowControl w:val="0"/>
              <w:autoSpaceDE w:val="0"/>
              <w:autoSpaceDN w:val="0"/>
              <w:adjustRightInd w:val="0"/>
              <w:jc w:val="left"/>
              <w:rPr>
                <w:szCs w:val="24"/>
              </w:rPr>
            </w:pPr>
            <w:r w:rsidRPr="00663F67">
              <w:rPr>
                <w:rFonts w:eastAsia="Times New Roman"/>
                <w:szCs w:val="24"/>
              </w:rPr>
              <w:t>Pro</w:t>
            </w:r>
            <w:r>
              <w:rPr>
                <w:rFonts w:eastAsia="Times New Roman"/>
                <w:szCs w:val="24"/>
              </w:rPr>
              <w:t xml:space="preserve">ject </w:t>
            </w:r>
            <w:r w:rsidRPr="00663F67">
              <w:rPr>
                <w:rFonts w:eastAsia="Times New Roman"/>
                <w:szCs w:val="24"/>
              </w:rPr>
              <w:t>leader</w:t>
            </w:r>
          </w:p>
        </w:tc>
        <w:tc>
          <w:tcPr>
            <w:tcW w:w="850" w:type="dxa"/>
            <w:tcBorders>
              <w:bottom w:val="single" w:sz="12" w:space="0" w:color="000000"/>
              <w:right w:val="single" w:sz="12" w:space="0" w:color="000000"/>
            </w:tcBorders>
          </w:tcPr>
          <w:p w14:paraId="5E1F4C86" w14:textId="3F4619D7" w:rsidR="00C41478" w:rsidRPr="00663F67" w:rsidRDefault="00C41478" w:rsidP="00663F67">
            <w:pPr>
              <w:widowControl w:val="0"/>
              <w:autoSpaceDE w:val="0"/>
              <w:autoSpaceDN w:val="0"/>
              <w:adjustRightInd w:val="0"/>
              <w:rPr>
                <w:rFonts w:eastAsia="Times New Roman"/>
                <w:bCs/>
                <w:iCs/>
                <w:szCs w:val="24"/>
              </w:rPr>
            </w:pPr>
            <w:r w:rsidRPr="00663F67">
              <w:rPr>
                <w:rFonts w:eastAsia="Times New Roman"/>
                <w:bCs/>
                <w:iCs/>
                <w:szCs w:val="24"/>
              </w:rPr>
              <w:t xml:space="preserve">PRL </w:t>
            </w:r>
          </w:p>
        </w:tc>
        <w:tc>
          <w:tcPr>
            <w:tcW w:w="993" w:type="dxa"/>
            <w:tcBorders>
              <w:left w:val="single" w:sz="12" w:space="0" w:color="000000"/>
            </w:tcBorders>
          </w:tcPr>
          <w:p w14:paraId="71C78BDD" w14:textId="7F5A2F42" w:rsidR="00C41478" w:rsidRPr="00663F67" w:rsidRDefault="00C41478" w:rsidP="00663F67">
            <w:pPr>
              <w:widowControl w:val="0"/>
              <w:autoSpaceDE w:val="0"/>
              <w:autoSpaceDN w:val="0"/>
              <w:adjustRightInd w:val="0"/>
              <w:rPr>
                <w:szCs w:val="24"/>
              </w:rPr>
            </w:pPr>
            <w:r w:rsidRPr="00663F67">
              <w:rPr>
                <w:rFonts w:eastAsia="Times New Roman"/>
                <w:bCs/>
                <w:iCs/>
                <w:szCs w:val="24"/>
              </w:rPr>
              <w:t>16</w:t>
            </w:r>
            <w:r>
              <w:rPr>
                <w:rFonts w:eastAsia="Times New Roman"/>
                <w:bCs/>
                <w:iCs/>
                <w:szCs w:val="24"/>
              </w:rPr>
              <w:t>2</w:t>
            </w:r>
          </w:p>
        </w:tc>
        <w:tc>
          <w:tcPr>
            <w:tcW w:w="1134" w:type="dxa"/>
          </w:tcPr>
          <w:p w14:paraId="0F4D9FAA" w14:textId="41D3F53B" w:rsidR="00C41478" w:rsidRPr="00663F67" w:rsidRDefault="00C41478" w:rsidP="00663F67">
            <w:pPr>
              <w:keepNext/>
              <w:widowControl w:val="0"/>
              <w:autoSpaceDE w:val="0"/>
              <w:autoSpaceDN w:val="0"/>
              <w:adjustRightInd w:val="0"/>
              <w:jc w:val="right"/>
              <w:rPr>
                <w:szCs w:val="24"/>
              </w:rPr>
            </w:pPr>
            <w:r>
              <w:rPr>
                <w:rFonts w:eastAsia="Times New Roman"/>
                <w:szCs w:val="24"/>
              </w:rPr>
              <w:t>2</w:t>
            </w:r>
            <w:r w:rsidRPr="00663F67">
              <w:rPr>
                <w:rFonts w:eastAsia="Times New Roman"/>
                <w:szCs w:val="24"/>
              </w:rPr>
              <w:t>%</w:t>
            </w:r>
          </w:p>
        </w:tc>
        <w:tc>
          <w:tcPr>
            <w:tcW w:w="1328" w:type="dxa"/>
          </w:tcPr>
          <w:p w14:paraId="2FF2F255" w14:textId="7B73B4D1" w:rsidR="00C41478" w:rsidRPr="00663F67" w:rsidRDefault="00C41478" w:rsidP="00663F67">
            <w:pPr>
              <w:keepNext/>
              <w:widowControl w:val="0"/>
              <w:autoSpaceDE w:val="0"/>
              <w:autoSpaceDN w:val="0"/>
              <w:adjustRightInd w:val="0"/>
              <w:jc w:val="right"/>
              <w:rPr>
                <w:rFonts w:eastAsia="Times New Roman"/>
                <w:szCs w:val="24"/>
              </w:rPr>
            </w:pPr>
            <w:r w:rsidRPr="00663F67">
              <w:rPr>
                <w:rFonts w:eastAsia="Times New Roman"/>
                <w:szCs w:val="24"/>
              </w:rPr>
              <w:t>85%</w:t>
            </w:r>
          </w:p>
        </w:tc>
      </w:tr>
    </w:tbl>
    <w:p w14:paraId="02DC5D6A" w14:textId="77777777" w:rsidR="00663F67" w:rsidRDefault="00663F67" w:rsidP="008F6F12"/>
    <w:p w14:paraId="41F3144C" w14:textId="6978E321" w:rsidR="008F6F12" w:rsidRDefault="008F6F12" w:rsidP="008F6F12">
      <w:r>
        <w:t>The highest missed percentages are on Visiting Professors and Rectors. The Visiting Professors also have a very low recall on e</w:t>
      </w:r>
      <w:r w:rsidR="00511ACA">
        <w:t>-</w:t>
      </w:r>
      <w:r>
        <w:t xml:space="preserve">mail, this could be due to the fact that while they visit the Netherlands, they are known by a </w:t>
      </w:r>
      <w:r w:rsidR="00511ACA">
        <w:t>D</w:t>
      </w:r>
      <w:r>
        <w:t>utch email address</w:t>
      </w:r>
      <w:r w:rsidR="00511ACA">
        <w:t xml:space="preserve"> in the </w:t>
      </w:r>
      <w:r w:rsidR="00637076">
        <w:t>NARCIS</w:t>
      </w:r>
      <w:r w:rsidR="00511ACA">
        <w:t>-system</w:t>
      </w:r>
      <w:r>
        <w:t xml:space="preserve">, used in this seed, while their work will be known by their </w:t>
      </w:r>
      <w:r w:rsidR="00511ACA">
        <w:t>original</w:t>
      </w:r>
      <w:r w:rsidR="008047D3">
        <w:t xml:space="preserve"> foreign</w:t>
      </w:r>
      <w:r>
        <w:t xml:space="preserve"> e</w:t>
      </w:r>
      <w:r w:rsidR="00511ACA">
        <w:t>-</w:t>
      </w:r>
      <w:r>
        <w:t xml:space="preserve">mail address. </w:t>
      </w:r>
      <w:r w:rsidRPr="00762BF9">
        <w:t xml:space="preserve">Of the Rectors </w:t>
      </w:r>
      <w:r w:rsidR="00637076" w:rsidRPr="00762BF9">
        <w:t xml:space="preserve">who also have a professorship </w:t>
      </w:r>
      <w:r w:rsidR="008047D3" w:rsidRPr="00762BF9">
        <w:t>only 5 out of 11 are present</w:t>
      </w:r>
      <w:r w:rsidR="003D5757" w:rsidRPr="00762BF9">
        <w:t>. This situation</w:t>
      </w:r>
      <w:r w:rsidR="00511ACA" w:rsidRPr="00762BF9">
        <w:t xml:space="preserve"> c</w:t>
      </w:r>
      <w:r w:rsidR="003D5757" w:rsidRPr="00762BF9">
        <w:t>ould</w:t>
      </w:r>
      <w:r w:rsidR="00511ACA" w:rsidRPr="00762BF9">
        <w:t xml:space="preserve"> be caused </w:t>
      </w:r>
      <w:r w:rsidR="003D5757" w:rsidRPr="00762BF9">
        <w:t xml:space="preserve">by the fact that these are </w:t>
      </w:r>
      <w:r w:rsidR="00637076" w:rsidRPr="00762BF9">
        <w:t>senior</w:t>
      </w:r>
      <w:r w:rsidR="003D5757" w:rsidRPr="00762BF9">
        <w:t xml:space="preserve"> scholars who</w:t>
      </w:r>
      <w:r w:rsidR="001159CD" w:rsidRPr="00762BF9">
        <w:t xml:space="preserve"> spend much fo their current professi</w:t>
      </w:r>
      <w:r w:rsidR="00B04B30">
        <w:t>onal time on service activities. P</w:t>
      </w:r>
      <w:r w:rsidR="001159CD" w:rsidRPr="00762BF9">
        <w:t>ast scholarly publications are likely outside the time period</w:t>
      </w:r>
      <w:r w:rsidR="003D5757" w:rsidRPr="00762BF9">
        <w:t xml:space="preserve">  included in this study, or as older publications their matching with the original authors is more difficult as the author-affiliation linkages are more robust for the most recent period. </w:t>
      </w:r>
      <w:r w:rsidR="00B81A83">
        <w:t>Two Rectors have dedicated rector e-mail addresses, which they will not have used on any papers, three are employed by smaller universities, specialized in theology or humanities, which are not well represented by WoS.</w:t>
      </w:r>
    </w:p>
    <w:p w14:paraId="11382BD2" w14:textId="15A262F8" w:rsidR="005C10CF" w:rsidRPr="003B6921" w:rsidRDefault="005C10CF" w:rsidP="008F6F12">
      <w:r>
        <w:t xml:space="preserve">This exploration shows that creating a seed based on e-mail addresses, though it yields the best overall result, might not be the best method for some positions as well as some universities and subject fields. This sheds a light on the complexity of the disambiguation as well as on the value of combining multiple seed creating methods. </w:t>
      </w:r>
    </w:p>
    <w:p w14:paraId="1DB8000C" w14:textId="77777777" w:rsidR="00CF21FF" w:rsidRPr="006C73ED" w:rsidRDefault="00F734F9" w:rsidP="006C73ED">
      <w:pPr>
        <w:pStyle w:val="Heading1"/>
      </w:pPr>
      <w:r w:rsidRPr="006C73ED">
        <w:lastRenderedPageBreak/>
        <w:t xml:space="preserve">Seed </w:t>
      </w:r>
      <w:r w:rsidR="004E3CAF" w:rsidRPr="006C73ED">
        <w:t>E</w:t>
      </w:r>
      <w:r w:rsidRPr="006C73ED">
        <w:t xml:space="preserve">xpansion </w:t>
      </w:r>
    </w:p>
    <w:p w14:paraId="36E69232" w14:textId="61871595" w:rsidR="003B62DB" w:rsidRPr="00A91A39" w:rsidRDefault="006F10EA" w:rsidP="00A449FA">
      <w:pPr>
        <w:rPr>
          <w:b/>
        </w:rPr>
      </w:pPr>
      <w:bookmarkStart w:id="39" w:name="_Toc209161998"/>
      <w:bookmarkStart w:id="40" w:name="_Toc209587830"/>
      <w:bookmarkEnd w:id="30"/>
      <w:bookmarkEnd w:id="31"/>
      <w:bookmarkEnd w:id="32"/>
      <w:bookmarkEnd w:id="33"/>
      <w:r>
        <w:t xml:space="preserve">In this second </w:t>
      </w:r>
      <w:r w:rsidR="001E4AD2">
        <w:t>phase</w:t>
      </w:r>
      <w:r w:rsidR="007561F5">
        <w:t>,</w:t>
      </w:r>
      <w:r>
        <w:t xml:space="preserve"> we </w:t>
      </w:r>
      <w:r w:rsidR="007561F5">
        <w:t>use the 6,753 author profiles and associated papers</w:t>
      </w:r>
      <w:r w:rsidR="006C73ED">
        <w:t xml:space="preserve"> in the seed</w:t>
      </w:r>
      <w:r w:rsidR="007561F5">
        <w:t xml:space="preserve"> to identify </w:t>
      </w:r>
      <w:r w:rsidR="00D15439">
        <w:t>additional</w:t>
      </w:r>
      <w:r w:rsidR="00AA63F1">
        <w:t xml:space="preserve"> </w:t>
      </w:r>
      <w:r w:rsidR="007561F5">
        <w:t xml:space="preserve">publications </w:t>
      </w:r>
      <w:r w:rsidR="00D15439">
        <w:t xml:space="preserve">by </w:t>
      </w:r>
      <w:r w:rsidR="007561F5">
        <w:t>these authors in the WoS database</w:t>
      </w:r>
      <w:r>
        <w:t xml:space="preserve">. </w:t>
      </w:r>
      <w:r w:rsidR="00382289">
        <w:t>Three</w:t>
      </w:r>
      <w:r w:rsidR="003B62DB" w:rsidRPr="00A91A39">
        <w:t xml:space="preserve"> </w:t>
      </w:r>
      <w:r w:rsidR="00CC4C1A">
        <w:t>approaches</w:t>
      </w:r>
      <w:r w:rsidR="00DB6F82" w:rsidRPr="00A91A39">
        <w:t xml:space="preserve"> </w:t>
      </w:r>
      <w:r w:rsidR="00775307">
        <w:t xml:space="preserve">have been explored and </w:t>
      </w:r>
      <w:r w:rsidR="003B62DB" w:rsidRPr="00A91A39">
        <w:t>are</w:t>
      </w:r>
      <w:r w:rsidR="00DB6F82">
        <w:t xml:space="preserve"> detailed subsequently</w:t>
      </w:r>
      <w:r w:rsidR="003B62DB" w:rsidRPr="00A91A39">
        <w:t>.</w:t>
      </w:r>
      <w:r w:rsidR="003B62DB">
        <w:t xml:space="preserve"> </w:t>
      </w:r>
    </w:p>
    <w:p w14:paraId="468346BB" w14:textId="1653DDA8" w:rsidR="003B62DB" w:rsidRDefault="00382289" w:rsidP="009D351A">
      <w:pPr>
        <w:pStyle w:val="Heading2"/>
        <w:keepNext w:val="0"/>
        <w:numPr>
          <w:ilvl w:val="1"/>
          <w:numId w:val="0"/>
        </w:numPr>
        <w:spacing w:before="100" w:beforeAutospacing="1" w:after="119"/>
        <w:ind w:left="576" w:hanging="576"/>
        <w:jc w:val="left"/>
      </w:pPr>
      <w:bookmarkStart w:id="41" w:name="_Toc210459757"/>
      <w:r>
        <w:t xml:space="preserve">Two </w:t>
      </w:r>
      <w:r w:rsidR="003B62DB">
        <w:t xml:space="preserve">CWTS </w:t>
      </w:r>
      <w:r w:rsidR="00D15439">
        <w:t>P</w:t>
      </w:r>
      <w:r w:rsidR="003B62DB">
        <w:t>aper-</w:t>
      </w:r>
      <w:r w:rsidR="00D15439">
        <w:t>B</w:t>
      </w:r>
      <w:r w:rsidR="003B62DB">
        <w:t xml:space="preserve">ased </w:t>
      </w:r>
      <w:r w:rsidR="00D15439">
        <w:t>C</w:t>
      </w:r>
      <w:r w:rsidR="003B62DB">
        <w:t>lassification</w:t>
      </w:r>
      <w:r w:rsidR="00D15439">
        <w:t>s</w:t>
      </w:r>
      <w:r w:rsidR="003B62DB">
        <w:t xml:space="preserve"> (</w:t>
      </w:r>
      <w:r w:rsidR="00D15439">
        <w:t>M</w:t>
      </w:r>
      <w:r w:rsidR="003B62DB">
        <w:t xml:space="preserve">eso and </w:t>
      </w:r>
      <w:r w:rsidR="00D15439">
        <w:t>M</w:t>
      </w:r>
      <w:r w:rsidR="003B62DB">
        <w:t>icro)</w:t>
      </w:r>
      <w:bookmarkEnd w:id="39"/>
      <w:bookmarkEnd w:id="40"/>
      <w:bookmarkEnd w:id="41"/>
    </w:p>
    <w:p w14:paraId="353D411C" w14:textId="64839E4E" w:rsidR="00D15439" w:rsidRDefault="003B62DB" w:rsidP="00A449FA">
      <w:r>
        <w:t>Th</w:t>
      </w:r>
      <w:r w:rsidR="002706E9">
        <w:t>e</w:t>
      </w:r>
      <w:r w:rsidR="00D15439">
        <w:t>s</w:t>
      </w:r>
      <w:r w:rsidR="002706E9">
        <w:t>e two</w:t>
      </w:r>
      <w:r w:rsidR="00D15439">
        <w:t xml:space="preserve"> </w:t>
      </w:r>
      <w:r w:rsidR="00D659E7">
        <w:t>approach</w:t>
      </w:r>
      <w:r w:rsidR="002706E9">
        <w:t>es</w:t>
      </w:r>
      <w:r w:rsidR="00D659E7">
        <w:t xml:space="preserve"> </w:t>
      </w:r>
      <w:r w:rsidR="002706E9">
        <w:t>use</w:t>
      </w:r>
      <w:r w:rsidR="00DB6F82">
        <w:t xml:space="preserve"> </w:t>
      </w:r>
      <w:r>
        <w:t>a new paper-based classification that has been developed at CWTS (Waltman &amp; van Eck, 2012) based on the citation relationships of individual publications.</w:t>
      </w:r>
      <w:r w:rsidR="00A03CB7">
        <w:t xml:space="preserve"> It has been applied to publications between 2001 and 201</w:t>
      </w:r>
      <w:r w:rsidR="00DD7795">
        <w:t>0</w:t>
      </w:r>
      <w:r w:rsidR="00A03CB7">
        <w:t>, excluding the Arts and Humanities.</w:t>
      </w:r>
      <w:r>
        <w:t xml:space="preserve"> Th</w:t>
      </w:r>
      <w:r w:rsidR="00DB6F82">
        <w:t>e</w:t>
      </w:r>
      <w:r>
        <w:t xml:space="preserve"> </w:t>
      </w:r>
      <w:r w:rsidR="00DB6F82">
        <w:t xml:space="preserve">hierarchical </w:t>
      </w:r>
      <w:r>
        <w:t xml:space="preserve">classification </w:t>
      </w:r>
      <w:r w:rsidR="00DB6F82">
        <w:t>has</w:t>
      </w:r>
      <w:r>
        <w:t xml:space="preserve"> three levels, with a medium-level classification that comprises 672 ‘meso-disciplines’, and a lower-level classification that includes more than 20,000 different ‘micro-disciplines</w:t>
      </w:r>
      <w:r w:rsidR="00DB6F82">
        <w:t>.</w:t>
      </w:r>
      <w:r>
        <w:t>’</w:t>
      </w:r>
      <w:r w:rsidR="00DB6F82">
        <w:t xml:space="preserve"> We assume that within small disciplinary clusters (meso and micro) there is a rather low probability that two </w:t>
      </w:r>
      <w:r>
        <w:t xml:space="preserve">professors </w:t>
      </w:r>
      <w:r w:rsidR="00DB6F82">
        <w:t xml:space="preserve">share the same name. Hence, we </w:t>
      </w:r>
      <w:r w:rsidR="003A5484">
        <w:t>assign</w:t>
      </w:r>
      <w:r w:rsidR="003F04E7">
        <w:t xml:space="preserve"> </w:t>
      </w:r>
      <w:r w:rsidR="00DB6F82">
        <w:t xml:space="preserve">all papers within a meso/micro-discipline that have the same author name to one </w:t>
      </w:r>
      <w:r>
        <w:t>professor</w:t>
      </w:r>
      <w:r w:rsidR="00EF5723">
        <w:t xml:space="preserve">. </w:t>
      </w:r>
      <w:r w:rsidR="003A5484">
        <w:t xml:space="preserve">Incorrect </w:t>
      </w:r>
      <w:r w:rsidR="009A704A">
        <w:t>assignment</w:t>
      </w:r>
      <w:r w:rsidR="003A5484">
        <w:t>s might</w:t>
      </w:r>
      <w:r w:rsidR="00EF5723">
        <w:t xml:space="preserve"> </w:t>
      </w:r>
      <w:r w:rsidR="009A704A">
        <w:t>occur when two persons with the same name work</w:t>
      </w:r>
      <w:r w:rsidR="00EF5723">
        <w:t xml:space="preserve"> in the same subfield.</w:t>
      </w:r>
    </w:p>
    <w:p w14:paraId="16774621" w14:textId="4D628894" w:rsidR="002A2A86" w:rsidRDefault="003A5484" w:rsidP="008047D3">
      <w:r>
        <w:t xml:space="preserve">Performing assignments at the </w:t>
      </w:r>
      <w:r w:rsidR="00651DB7">
        <w:t>meso-discipline</w:t>
      </w:r>
      <w:r>
        <w:t xml:space="preserve"> </w:t>
      </w:r>
      <w:r w:rsidRPr="004C77D0">
        <w:t>level results in</w:t>
      </w:r>
      <w:r w:rsidR="00080326" w:rsidRPr="004C77D0">
        <w:t xml:space="preserve"> an increase </w:t>
      </w:r>
      <w:r w:rsidR="00AD03DE">
        <w:t>of</w:t>
      </w:r>
      <w:r w:rsidR="00080326" w:rsidRPr="004C77D0">
        <w:t xml:space="preserve"> 34% to</w:t>
      </w:r>
      <w:r w:rsidR="00651DB7" w:rsidRPr="004C77D0">
        <w:t xml:space="preserve"> </w:t>
      </w:r>
      <w:r w:rsidR="00003306" w:rsidRPr="006C73ED">
        <w:t>211</w:t>
      </w:r>
      <w:r w:rsidRPr="006C73ED">
        <w:t>,</w:t>
      </w:r>
      <w:r w:rsidR="00003306" w:rsidRPr="006C73ED">
        <w:t>202</w:t>
      </w:r>
      <w:r w:rsidR="00651DB7" w:rsidRPr="004C77D0">
        <w:t xml:space="preserve"> </w:t>
      </w:r>
      <w:r w:rsidR="00A03CB7" w:rsidRPr="004C77D0">
        <w:t xml:space="preserve">unique </w:t>
      </w:r>
      <w:r w:rsidR="00651DB7" w:rsidRPr="004C77D0">
        <w:t>paper</w:t>
      </w:r>
      <w:r w:rsidR="00003306" w:rsidRPr="004C77D0">
        <w:t>s</w:t>
      </w:r>
      <w:r w:rsidR="00651DB7" w:rsidRPr="004C77D0">
        <w:t xml:space="preserve">, the micro-disciplines yield a subset thereof with </w:t>
      </w:r>
      <w:r w:rsidR="00003306" w:rsidRPr="006C73ED">
        <w:t>194</w:t>
      </w:r>
      <w:r w:rsidRPr="006C73ED">
        <w:t>,</w:t>
      </w:r>
      <w:r w:rsidR="00003306" w:rsidRPr="006C73ED">
        <w:t>257</w:t>
      </w:r>
      <w:r w:rsidR="00651DB7" w:rsidRPr="004C77D0">
        <w:t xml:space="preserve"> </w:t>
      </w:r>
      <w:r w:rsidR="00A03CB7" w:rsidRPr="004C77D0">
        <w:t xml:space="preserve">unique </w:t>
      </w:r>
      <w:r w:rsidR="00003306" w:rsidRPr="004C77D0">
        <w:t>papers</w:t>
      </w:r>
      <w:r w:rsidR="00080326" w:rsidRPr="004C77D0">
        <w:t>, an increase of 23%</w:t>
      </w:r>
      <w:r w:rsidR="004C77D0">
        <w:t>.</w:t>
      </w:r>
    </w:p>
    <w:p w14:paraId="7D9FE3CF" w14:textId="74B5AD8C" w:rsidR="003B62DB" w:rsidRDefault="008F085E" w:rsidP="002706E9">
      <w:pPr>
        <w:pStyle w:val="Heading2"/>
      </w:pPr>
      <w:bookmarkStart w:id="42" w:name="_Toc209161999"/>
      <w:bookmarkStart w:id="43" w:name="_Toc209587831"/>
      <w:bookmarkStart w:id="44" w:name="_Toc210459758"/>
      <w:r>
        <w:t xml:space="preserve">Scopus Author </w:t>
      </w:r>
      <w:r w:rsidR="00D15439">
        <w:t>Identifier A</w:t>
      </w:r>
      <w:r w:rsidR="003B62DB">
        <w:t>pproach</w:t>
      </w:r>
      <w:bookmarkEnd w:id="42"/>
      <w:bookmarkEnd w:id="43"/>
      <w:bookmarkEnd w:id="44"/>
    </w:p>
    <w:p w14:paraId="79F37E32" w14:textId="45E1D048" w:rsidR="003B62DB" w:rsidRDefault="00EF5723" w:rsidP="00A449FA">
      <w:pPr>
        <w:rPr>
          <w:rFonts w:cs="Tahoma"/>
          <w:szCs w:val="20"/>
        </w:rPr>
      </w:pPr>
      <w:r>
        <w:t xml:space="preserve">A </w:t>
      </w:r>
      <w:r w:rsidR="002706E9">
        <w:t>third</w:t>
      </w:r>
      <w:r w:rsidR="003B62DB" w:rsidRPr="00E87A29">
        <w:t xml:space="preserve"> approach to expand the publications of professors is to use one</w:t>
      </w:r>
      <w:r>
        <w:t xml:space="preserve"> </w:t>
      </w:r>
      <w:r w:rsidR="003B62DB" w:rsidRPr="00E87A29">
        <w:t>of the already existing author id</w:t>
      </w:r>
      <w:r>
        <w:t>entifier</w:t>
      </w:r>
      <w:r w:rsidR="00911196">
        <w:t>s</w:t>
      </w:r>
      <w:r w:rsidR="003B62DB" w:rsidRPr="00E87A29">
        <w:t xml:space="preserve">. </w:t>
      </w:r>
      <w:r>
        <w:t xml:space="preserve">We choose the </w:t>
      </w:r>
      <w:r w:rsidR="003B62DB" w:rsidRPr="00E87A29">
        <w:t xml:space="preserve">Scopus </w:t>
      </w:r>
      <w:r w:rsidR="00B25439">
        <w:t xml:space="preserve">Author Identifier </w:t>
      </w:r>
      <w:r>
        <w:t xml:space="preserve">because it has been introduced for all authors in the Scopus database. </w:t>
      </w:r>
      <w:r w:rsidR="003A5484">
        <w:t xml:space="preserve">Here, </w:t>
      </w:r>
      <w:r w:rsidR="00B11F1C" w:rsidRPr="004C77D0">
        <w:rPr>
          <w:rFonts w:cs="Tahoma"/>
          <w:szCs w:val="20"/>
        </w:rPr>
        <w:t xml:space="preserve">the </w:t>
      </w:r>
      <w:r w:rsidR="00B46479" w:rsidRPr="004C77D0">
        <w:t>157</w:t>
      </w:r>
      <w:r w:rsidR="003A5484" w:rsidRPr="004C77D0">
        <w:t>,</w:t>
      </w:r>
      <w:r w:rsidR="00B46479" w:rsidRPr="004C77D0">
        <w:t>343</w:t>
      </w:r>
      <w:r w:rsidR="003B62DB">
        <w:rPr>
          <w:rFonts w:cs="Tahoma"/>
          <w:szCs w:val="20"/>
        </w:rPr>
        <w:t xml:space="preserve"> </w:t>
      </w:r>
      <w:r w:rsidR="003B62DB" w:rsidRPr="00D80111">
        <w:rPr>
          <w:rFonts w:cs="Tahoma"/>
          <w:szCs w:val="20"/>
        </w:rPr>
        <w:t xml:space="preserve">WoS </w:t>
      </w:r>
      <w:r w:rsidR="00B11F1C">
        <w:rPr>
          <w:rFonts w:cs="Tahoma"/>
          <w:szCs w:val="20"/>
        </w:rPr>
        <w:t xml:space="preserve">publications from our initial seed </w:t>
      </w:r>
      <w:r w:rsidR="003A5484">
        <w:rPr>
          <w:rFonts w:cs="Tahoma"/>
          <w:szCs w:val="20"/>
        </w:rPr>
        <w:t xml:space="preserve">were matched to </w:t>
      </w:r>
      <w:r w:rsidR="003B62DB" w:rsidRPr="00D80111">
        <w:rPr>
          <w:rFonts w:cs="Tahoma"/>
          <w:szCs w:val="20"/>
        </w:rPr>
        <w:t>Scopus</w:t>
      </w:r>
      <w:r w:rsidR="003B62DB">
        <w:rPr>
          <w:rFonts w:cs="Tahoma"/>
          <w:szCs w:val="20"/>
        </w:rPr>
        <w:t xml:space="preserve"> publications</w:t>
      </w:r>
      <w:r w:rsidR="00911196">
        <w:rPr>
          <w:rFonts w:cs="Tahoma"/>
          <w:szCs w:val="20"/>
        </w:rPr>
        <w:t xml:space="preserve"> and their </w:t>
      </w:r>
      <w:r w:rsidR="004C77D0" w:rsidRPr="004C77D0">
        <w:rPr>
          <w:rFonts w:cs="Tahoma"/>
          <w:szCs w:val="20"/>
        </w:rPr>
        <w:t xml:space="preserve">6,753 </w:t>
      </w:r>
      <w:r w:rsidR="00911196">
        <w:rPr>
          <w:rFonts w:cs="Tahoma"/>
          <w:szCs w:val="20"/>
        </w:rPr>
        <w:t>authors were matched with Scopus authors to derive their</w:t>
      </w:r>
      <w:r w:rsidR="0091330D">
        <w:rPr>
          <w:rFonts w:cs="Tahoma"/>
          <w:szCs w:val="20"/>
        </w:rPr>
        <w:t xml:space="preserve"> </w:t>
      </w:r>
      <w:r w:rsidR="003B62DB">
        <w:rPr>
          <w:rFonts w:cs="Tahoma"/>
          <w:szCs w:val="20"/>
        </w:rPr>
        <w:t>Scopus author id</w:t>
      </w:r>
      <w:r w:rsidR="00911196">
        <w:rPr>
          <w:rFonts w:cs="Tahoma"/>
          <w:szCs w:val="20"/>
        </w:rPr>
        <w:t>entifier</w:t>
      </w:r>
      <w:r w:rsidR="00806FBA">
        <w:rPr>
          <w:rFonts w:cs="Tahoma"/>
          <w:szCs w:val="20"/>
        </w:rPr>
        <w:t>.</w:t>
      </w:r>
      <w:r w:rsidR="00911196">
        <w:rPr>
          <w:rFonts w:cs="Tahoma"/>
          <w:szCs w:val="20"/>
        </w:rPr>
        <w:t xml:space="preserve"> As shown in</w:t>
      </w:r>
      <w:r w:rsidR="00806FBA">
        <w:rPr>
          <w:rFonts w:cs="Tahoma"/>
          <w:szCs w:val="20"/>
        </w:rPr>
        <w:t xml:space="preserve"> </w:t>
      </w:r>
      <w:r w:rsidR="00911196">
        <w:rPr>
          <w:rFonts w:cs="Tahoma"/>
          <w:szCs w:val="20"/>
        </w:rPr>
        <w:fldChar w:fldCharType="begin"/>
      </w:r>
      <w:r w:rsidR="00911196">
        <w:rPr>
          <w:rFonts w:cs="Tahoma"/>
          <w:szCs w:val="20"/>
        </w:rPr>
        <w:instrText xml:space="preserve"> REF _Ref219442516 \h </w:instrText>
      </w:r>
      <w:r w:rsidR="009D351A">
        <w:rPr>
          <w:rFonts w:cs="Tahoma"/>
          <w:szCs w:val="20"/>
        </w:rPr>
        <w:instrText xml:space="preserve"> \* MERGEFORMAT </w:instrText>
      </w:r>
      <w:r w:rsidR="00911196">
        <w:rPr>
          <w:rFonts w:cs="Tahoma"/>
          <w:szCs w:val="20"/>
        </w:rPr>
      </w:r>
      <w:r w:rsidR="00911196">
        <w:rPr>
          <w:rFonts w:cs="Tahoma"/>
          <w:szCs w:val="20"/>
        </w:rPr>
        <w:fldChar w:fldCharType="separate"/>
      </w:r>
      <w:r w:rsidR="00E32425">
        <w:t xml:space="preserve">Figure </w:t>
      </w:r>
      <w:r w:rsidR="00E32425">
        <w:rPr>
          <w:noProof/>
        </w:rPr>
        <w:t>4</w:t>
      </w:r>
      <w:r w:rsidR="00911196">
        <w:rPr>
          <w:rFonts w:cs="Tahoma"/>
          <w:szCs w:val="20"/>
        </w:rPr>
        <w:fldChar w:fldCharType="end"/>
      </w:r>
      <w:r w:rsidR="00911196">
        <w:rPr>
          <w:rFonts w:cs="Tahoma"/>
          <w:szCs w:val="20"/>
        </w:rPr>
        <w:t xml:space="preserve">, </w:t>
      </w:r>
      <w:r w:rsidR="00AD03DE">
        <w:rPr>
          <w:rFonts w:cs="Tahoma"/>
          <w:szCs w:val="20"/>
        </w:rPr>
        <w:t>671</w:t>
      </w:r>
      <w:r w:rsidR="00911196">
        <w:rPr>
          <w:rFonts w:cs="Tahoma"/>
          <w:szCs w:val="20"/>
        </w:rPr>
        <w:t xml:space="preserve"> </w:t>
      </w:r>
      <w:proofErr w:type="spellStart"/>
      <w:r w:rsidR="00911196">
        <w:rPr>
          <w:rFonts w:cs="Tahoma"/>
          <w:szCs w:val="20"/>
        </w:rPr>
        <w:t>WoS</w:t>
      </w:r>
      <w:proofErr w:type="spellEnd"/>
      <w:r w:rsidR="00911196">
        <w:rPr>
          <w:rFonts w:cs="Tahoma"/>
          <w:szCs w:val="20"/>
        </w:rPr>
        <w:t xml:space="preserve"> seed authors had no Scopus author identifier</w:t>
      </w:r>
      <w:r w:rsidR="004C77D0">
        <w:rPr>
          <w:rFonts w:cs="Tahoma"/>
          <w:szCs w:val="20"/>
        </w:rPr>
        <w:t>;</w:t>
      </w:r>
      <w:r w:rsidR="00911196">
        <w:rPr>
          <w:rFonts w:cs="Tahoma"/>
          <w:szCs w:val="20"/>
        </w:rPr>
        <w:t xml:space="preserve"> 2,977 authors had exactly one Scopus author identifier</w:t>
      </w:r>
      <w:r w:rsidR="004C77D0">
        <w:rPr>
          <w:rFonts w:cs="Tahoma"/>
          <w:szCs w:val="20"/>
        </w:rPr>
        <w:t>;</w:t>
      </w:r>
      <w:r w:rsidR="00911196">
        <w:rPr>
          <w:rFonts w:cs="Tahoma"/>
          <w:szCs w:val="20"/>
        </w:rPr>
        <w:t xml:space="preserve"> and all</w:t>
      </w:r>
      <w:r w:rsidR="00782421">
        <w:rPr>
          <w:rFonts w:cs="Tahoma"/>
          <w:szCs w:val="20"/>
        </w:rPr>
        <w:t xml:space="preserve"> others had more th</w:t>
      </w:r>
      <w:r w:rsidR="00911196">
        <w:rPr>
          <w:rFonts w:cs="Tahoma"/>
          <w:szCs w:val="20"/>
        </w:rPr>
        <w:t>an</w:t>
      </w:r>
      <w:r w:rsidR="00782421">
        <w:rPr>
          <w:rFonts w:cs="Tahoma"/>
          <w:szCs w:val="20"/>
        </w:rPr>
        <w:t xml:space="preserve"> one</w:t>
      </w:r>
      <w:r w:rsidR="00911196">
        <w:rPr>
          <w:rFonts w:cs="Tahoma"/>
          <w:szCs w:val="20"/>
        </w:rPr>
        <w:t xml:space="preserve">. </w:t>
      </w:r>
      <w:r w:rsidR="00E12BEF">
        <w:rPr>
          <w:rFonts w:cs="Tahoma"/>
          <w:szCs w:val="20"/>
        </w:rPr>
        <w:t xml:space="preserve">This indicates that Scopus author identifiers err on the side of recall rather than on precision. </w:t>
      </w:r>
      <w:r w:rsidR="00806FBA" w:rsidRPr="00782421">
        <w:rPr>
          <w:rFonts w:cs="Tahoma"/>
          <w:szCs w:val="20"/>
        </w:rPr>
        <w:t xml:space="preserve">All </w:t>
      </w:r>
      <w:r w:rsidR="00911196">
        <w:rPr>
          <w:rFonts w:cs="Tahoma"/>
          <w:szCs w:val="20"/>
        </w:rPr>
        <w:t xml:space="preserve">Scopus author identifiers were used to retrieve additional </w:t>
      </w:r>
      <w:r w:rsidR="00B71954">
        <w:rPr>
          <w:rFonts w:cs="Tahoma"/>
          <w:szCs w:val="20"/>
        </w:rPr>
        <w:t>Scopus</w:t>
      </w:r>
      <w:r w:rsidR="00911196">
        <w:rPr>
          <w:rFonts w:cs="Tahoma"/>
          <w:szCs w:val="20"/>
        </w:rPr>
        <w:t xml:space="preserve"> publications </w:t>
      </w:r>
      <w:r w:rsidR="00B71954">
        <w:rPr>
          <w:rFonts w:cs="Tahoma"/>
          <w:szCs w:val="20"/>
        </w:rPr>
        <w:t xml:space="preserve">that were traced back to WoS publications </w:t>
      </w:r>
      <w:r w:rsidR="00911196">
        <w:rPr>
          <w:rFonts w:cs="Tahoma"/>
          <w:szCs w:val="20"/>
        </w:rPr>
        <w:t xml:space="preserve">via </w:t>
      </w:r>
      <w:r w:rsidR="004B3923" w:rsidRPr="00782421">
        <w:rPr>
          <w:rFonts w:cs="Tahoma"/>
          <w:szCs w:val="20"/>
        </w:rPr>
        <w:t>bibliographic matching</w:t>
      </w:r>
      <w:r w:rsidR="00B71954">
        <w:rPr>
          <w:rFonts w:cs="Tahoma"/>
          <w:szCs w:val="20"/>
        </w:rPr>
        <w:t xml:space="preserve"> on journal, title, etc</w:t>
      </w:r>
      <w:r w:rsidR="00806FBA">
        <w:rPr>
          <w:rFonts w:cs="Tahoma"/>
          <w:szCs w:val="20"/>
        </w:rPr>
        <w:t>. T</w:t>
      </w:r>
      <w:r w:rsidR="003A5484">
        <w:rPr>
          <w:rFonts w:cs="Tahoma"/>
          <w:szCs w:val="20"/>
        </w:rPr>
        <w:t>he result</w:t>
      </w:r>
      <w:r w:rsidR="006A1E38">
        <w:rPr>
          <w:rFonts w:cs="Tahoma"/>
          <w:szCs w:val="20"/>
        </w:rPr>
        <w:t>ing</w:t>
      </w:r>
      <w:r w:rsidR="003A5484">
        <w:rPr>
          <w:rFonts w:cs="Tahoma"/>
          <w:szCs w:val="20"/>
        </w:rPr>
        <w:t xml:space="preserve"> set has </w:t>
      </w:r>
      <w:r w:rsidR="00003306" w:rsidRPr="006C73ED">
        <w:t>266</w:t>
      </w:r>
      <w:r w:rsidR="003A5484" w:rsidRPr="006C73ED">
        <w:t>,</w:t>
      </w:r>
      <w:r w:rsidR="00003306" w:rsidRPr="006C73ED">
        <w:t>105</w:t>
      </w:r>
      <w:r w:rsidR="00003306">
        <w:t xml:space="preserve"> </w:t>
      </w:r>
      <w:r w:rsidR="00A03CB7">
        <w:t xml:space="preserve">unique </w:t>
      </w:r>
      <w:r w:rsidR="00003306">
        <w:rPr>
          <w:rFonts w:cs="Tahoma"/>
          <w:szCs w:val="20"/>
        </w:rPr>
        <w:t>papers</w:t>
      </w:r>
      <w:r w:rsidR="003A5484">
        <w:rPr>
          <w:rFonts w:cs="Tahoma"/>
          <w:szCs w:val="20"/>
        </w:rPr>
        <w:t xml:space="preserve">, an increase </w:t>
      </w:r>
      <w:r w:rsidR="003A5484" w:rsidRPr="008F085E">
        <w:rPr>
          <w:rFonts w:cs="Tahoma"/>
          <w:szCs w:val="20"/>
        </w:rPr>
        <w:t xml:space="preserve">by </w:t>
      </w:r>
      <w:r w:rsidR="008F085E" w:rsidRPr="008F085E">
        <w:rPr>
          <w:rFonts w:cs="Tahoma"/>
          <w:szCs w:val="20"/>
        </w:rPr>
        <w:t>69</w:t>
      </w:r>
      <w:r w:rsidR="003A5484" w:rsidRPr="008F085E">
        <w:rPr>
          <w:rFonts w:cs="Tahoma"/>
          <w:szCs w:val="20"/>
        </w:rPr>
        <w:t>%</w:t>
      </w:r>
      <w:r w:rsidR="004C77D0">
        <w:rPr>
          <w:rFonts w:cs="Tahoma"/>
          <w:szCs w:val="20"/>
        </w:rPr>
        <w:t xml:space="preserve">—the largest number </w:t>
      </w:r>
      <w:r w:rsidR="003D5757">
        <w:rPr>
          <w:rFonts w:cs="Tahoma"/>
          <w:szCs w:val="20"/>
        </w:rPr>
        <w:t xml:space="preserve">of publications </w:t>
      </w:r>
      <w:r w:rsidR="004C77D0">
        <w:rPr>
          <w:rFonts w:cs="Tahoma"/>
          <w:szCs w:val="20"/>
        </w:rPr>
        <w:t xml:space="preserve">of </w:t>
      </w:r>
      <w:r w:rsidR="003D5757">
        <w:rPr>
          <w:rFonts w:cs="Tahoma"/>
          <w:szCs w:val="20"/>
        </w:rPr>
        <w:t xml:space="preserve">the two expansion </w:t>
      </w:r>
      <w:r w:rsidR="004C77D0">
        <w:rPr>
          <w:rFonts w:cs="Tahoma"/>
          <w:szCs w:val="20"/>
        </w:rPr>
        <w:t>approaches</w:t>
      </w:r>
      <w:r w:rsidR="00BF3FED" w:rsidRPr="008F085E">
        <w:rPr>
          <w:rFonts w:cs="Tahoma"/>
          <w:szCs w:val="20"/>
        </w:rPr>
        <w:t>.</w:t>
      </w:r>
    </w:p>
    <w:p w14:paraId="690E9498" w14:textId="2DBF80EA" w:rsidR="001159CD" w:rsidRDefault="001159CD" w:rsidP="00A449FA">
      <w:pPr>
        <w:rPr>
          <w:rFonts w:cs="Tahoma"/>
          <w:szCs w:val="20"/>
        </w:rPr>
      </w:pPr>
    </w:p>
    <w:p w14:paraId="0D3D4A10" w14:textId="2898488C" w:rsidR="00A9563D" w:rsidRPr="006A2661" w:rsidRDefault="001159CD" w:rsidP="006C73ED">
      <w:pPr>
        <w:pStyle w:val="007-Caption"/>
        <w:rPr>
          <w:rFonts w:cs="Tahoma"/>
          <w:szCs w:val="20"/>
        </w:rPr>
      </w:pPr>
      <w:bookmarkStart w:id="45" w:name="_Ref219442516"/>
      <w:r>
        <w:rPr>
          <w:rFonts w:cs="Tahoma"/>
          <w:noProof/>
          <w:szCs w:val="20"/>
          <w:lang w:val="en-US"/>
        </w:rPr>
        <w:drawing>
          <wp:anchor distT="0" distB="0" distL="114300" distR="114300" simplePos="0" relativeHeight="251662336" behindDoc="0" locked="0" layoutInCell="1" allowOverlap="1" wp14:anchorId="5C6B890E" wp14:editId="2574D720">
            <wp:simplePos x="0" y="0"/>
            <wp:positionH relativeFrom="column">
              <wp:posOffset>457200</wp:posOffset>
            </wp:positionH>
            <wp:positionV relativeFrom="paragraph">
              <wp:posOffset>8255</wp:posOffset>
            </wp:positionV>
            <wp:extent cx="4114800" cy="1966595"/>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4800" cy="1966595"/>
                    </a:xfrm>
                    <a:prstGeom prst="rect">
                      <a:avLst/>
                    </a:prstGeom>
                    <a:noFill/>
                    <a:ln>
                      <a:noFill/>
                    </a:ln>
                  </pic:spPr>
                </pic:pic>
              </a:graphicData>
            </a:graphic>
            <wp14:sizeRelH relativeFrom="page">
              <wp14:pctWidth>0</wp14:pctWidth>
            </wp14:sizeRelH>
            <wp14:sizeRelV relativeFrom="page">
              <wp14:pctHeight>0</wp14:pctHeight>
            </wp14:sizeRelV>
          </wp:anchor>
        </w:drawing>
      </w:r>
      <w:r w:rsidR="00A9563D">
        <w:t xml:space="preserve">Figure </w:t>
      </w:r>
      <w:r w:rsidR="00A9563D">
        <w:fldChar w:fldCharType="begin"/>
      </w:r>
      <w:r w:rsidR="00A9563D">
        <w:instrText xml:space="preserve"> SEQ Figure \* ARABIC </w:instrText>
      </w:r>
      <w:r w:rsidR="00A9563D">
        <w:fldChar w:fldCharType="separate"/>
      </w:r>
      <w:r w:rsidR="00E32425">
        <w:rPr>
          <w:noProof/>
        </w:rPr>
        <w:t>4</w:t>
      </w:r>
      <w:r w:rsidR="00A9563D">
        <w:fldChar w:fldCharType="end"/>
      </w:r>
      <w:bookmarkEnd w:id="45"/>
      <w:r w:rsidR="00A9563D">
        <w:t xml:space="preserve">: </w:t>
      </w:r>
      <w:r w:rsidR="00806FBA" w:rsidRPr="006C73ED">
        <w:t>N</w:t>
      </w:r>
      <w:r w:rsidR="00A9563D" w:rsidRPr="006C73ED">
        <w:t xml:space="preserve">umber of </w:t>
      </w:r>
      <w:r w:rsidR="00806FBA" w:rsidRPr="006C73ED">
        <w:t>authors</w:t>
      </w:r>
      <w:r w:rsidR="00AD155B">
        <w:t xml:space="preserve"> (y-axis)</w:t>
      </w:r>
      <w:r w:rsidR="00806FBA" w:rsidRPr="006C73ED">
        <w:t xml:space="preserve"> from the seed</w:t>
      </w:r>
      <w:r w:rsidR="00A9563D" w:rsidRPr="006C73ED">
        <w:t xml:space="preserve"> with </w:t>
      </w:r>
      <w:r w:rsidR="004B236B">
        <w:t xml:space="preserve">the </w:t>
      </w:r>
      <w:r w:rsidR="00A9563D" w:rsidRPr="006C73ED">
        <w:t>number of matched Scopus author id</w:t>
      </w:r>
      <w:r w:rsidR="004C77D0" w:rsidRPr="006C73ED">
        <w:t>entifiers</w:t>
      </w:r>
      <w:r w:rsidR="00AD155B">
        <w:t xml:space="preserve"> (x-axis)</w:t>
      </w:r>
      <w:r w:rsidR="00BA7631">
        <w:t>. The 4</w:t>
      </w:r>
      <w:r>
        <w:t>1</w:t>
      </w:r>
      <w:r w:rsidR="00BA7631">
        <w:t xml:space="preserve"> authors with </w:t>
      </w:r>
      <w:r>
        <w:t>ten or more</w:t>
      </w:r>
      <w:r w:rsidR="00BA7631">
        <w:t xml:space="preserve"> were</w:t>
      </w:r>
      <w:r w:rsidR="005153F8">
        <w:t xml:space="preserve"> ultimately</w:t>
      </w:r>
      <w:r w:rsidR="00BA7631">
        <w:t xml:space="preserve"> discarded.</w:t>
      </w:r>
    </w:p>
    <w:p w14:paraId="034F1212" w14:textId="77777777" w:rsidR="003B62DB" w:rsidRDefault="00BF3FED" w:rsidP="006C73ED">
      <w:pPr>
        <w:pStyle w:val="Heading1"/>
      </w:pPr>
      <w:bookmarkStart w:id="46" w:name="_Toc209162000"/>
      <w:bookmarkStart w:id="47" w:name="_Toc209587832"/>
      <w:bookmarkStart w:id="48" w:name="_Ref210458792"/>
      <w:bookmarkStart w:id="49" w:name="_Toc210459759"/>
      <w:r w:rsidRPr="00A449FA">
        <w:lastRenderedPageBreak/>
        <w:t>Evaluation</w:t>
      </w:r>
      <w:r w:rsidR="003D7F84" w:rsidRPr="00A449FA">
        <w:t xml:space="preserve"> </w:t>
      </w:r>
      <w:bookmarkEnd w:id="46"/>
      <w:bookmarkEnd w:id="47"/>
      <w:bookmarkEnd w:id="48"/>
      <w:bookmarkEnd w:id="49"/>
      <w:r w:rsidR="008160D7" w:rsidRPr="00E41A85">
        <w:t xml:space="preserve"> </w:t>
      </w:r>
    </w:p>
    <w:p w14:paraId="0B74F03E" w14:textId="76D69D3B" w:rsidR="00676386" w:rsidRPr="00C272DD" w:rsidRDefault="003E1F88" w:rsidP="00A449FA">
      <w:r>
        <w:t xml:space="preserve">By using multiple sources that all contain </w:t>
      </w:r>
      <w:r w:rsidR="006D0531">
        <w:t xml:space="preserve">some </w:t>
      </w:r>
      <w:r>
        <w:t>erroneous data, our method might multiply those errors. Matching specific records introduces even more possible errors. So t</w:t>
      </w:r>
      <w:r w:rsidR="004C77D0">
        <w:t xml:space="preserve">o </w:t>
      </w:r>
      <w:r w:rsidR="00D705CC">
        <w:t>evaluate</w:t>
      </w:r>
      <w:r w:rsidR="004C77D0">
        <w:t xml:space="preserve"> the three seed expansion approaches, their result sets are compared to the </w:t>
      </w:r>
      <w:r w:rsidR="00D705CC">
        <w:t>CWTS g</w:t>
      </w:r>
      <w:r w:rsidR="00D705CC" w:rsidRPr="00D705CC">
        <w:t xml:space="preserve">old </w:t>
      </w:r>
      <w:r w:rsidR="00D705CC">
        <w:t>s</w:t>
      </w:r>
      <w:r w:rsidR="00D705CC" w:rsidRPr="00D705CC">
        <w:t>tandard dataset</w:t>
      </w:r>
      <w:r w:rsidR="00D705CC">
        <w:t xml:space="preserve"> introduced in </w:t>
      </w:r>
      <w:r w:rsidR="008B50C0">
        <w:t xml:space="preserve">the Data </w:t>
      </w:r>
      <w:r w:rsidR="00D705CC">
        <w:t xml:space="preserve">section. The expansion of the seed by the different approaches has been performed on the whole WoS (from </w:t>
      </w:r>
      <w:r w:rsidR="00D705CC" w:rsidRPr="00A35E64">
        <w:t xml:space="preserve">1980 to </w:t>
      </w:r>
      <w:r w:rsidR="00D705CC">
        <w:t>2011). But to evaluate the approaches we restrain the result of the expansion to publications published between 2001 and 2010, the same time period as the gold standard set</w:t>
      </w:r>
      <w:r w:rsidR="00D705CC" w:rsidRPr="006E6CFB">
        <w:t xml:space="preserve">. </w:t>
      </w:r>
      <w:r w:rsidR="00676386" w:rsidRPr="006C73ED">
        <w:t>Exactly 1,400 of the 6,753 authors (21%) a</w:t>
      </w:r>
      <w:r w:rsidR="006E6CFB" w:rsidRPr="006C73ED">
        <w:t>re in the gold standard dataset</w:t>
      </w:r>
      <w:r w:rsidR="006C73ED">
        <w:t xml:space="preserve"> </w:t>
      </w:r>
      <w:r w:rsidR="001159CD">
        <w:rPr>
          <w:rStyle w:val="st1"/>
        </w:rPr>
        <w:t>—</w:t>
      </w:r>
      <w:r w:rsidR="006C73ED">
        <w:t xml:space="preserve"> </w:t>
      </w:r>
      <w:r w:rsidR="00676386" w:rsidRPr="006C73ED">
        <w:t>only 63 professors are not accounted for. These 1,400 authors and their 57,775 associated papers will be used to measure precision and recall achieved by the different approaches.</w:t>
      </w:r>
    </w:p>
    <w:p w14:paraId="20313ABE" w14:textId="445BBEAB" w:rsidR="00D705CC" w:rsidRDefault="008160D7" w:rsidP="006C73ED">
      <w:r>
        <w:t xml:space="preserve">Precision and recall are widely used to measure how well an information retrieval process performs. Precision is defined as the retrieved relevant records (true positives) divided by all retrieved records (both true and false positives). Recall on the other hand is the number of retrieved relevant records divided by the number of records that should have been retrieved (the true positives and the false negatives). </w:t>
      </w:r>
      <w:r w:rsidRPr="00651DB7">
        <w:t>Thus, we can score the performance of our different approaches according to these two parameters</w:t>
      </w:r>
      <w:r w:rsidR="00D705CC">
        <w:t xml:space="preserve">, see </w:t>
      </w:r>
      <w:r w:rsidR="00BA7631">
        <w:fldChar w:fldCharType="begin"/>
      </w:r>
      <w:r w:rsidR="00BA7631">
        <w:instrText xml:space="preserve"> REF _Ref220212661 \h </w:instrText>
      </w:r>
      <w:r w:rsidR="00BA7631">
        <w:fldChar w:fldCharType="separate"/>
      </w:r>
      <w:r w:rsidR="00E32425">
        <w:t xml:space="preserve">Table </w:t>
      </w:r>
      <w:r w:rsidR="00E32425">
        <w:rPr>
          <w:noProof/>
        </w:rPr>
        <w:t>5</w:t>
      </w:r>
      <w:r w:rsidR="00BA7631">
        <w:fldChar w:fldCharType="end"/>
      </w:r>
      <w:r w:rsidRPr="00651DB7">
        <w:t>.</w:t>
      </w:r>
      <w:r>
        <w:t xml:space="preserve"> </w:t>
      </w:r>
    </w:p>
    <w:p w14:paraId="1BA748AF" w14:textId="77777777" w:rsidR="00D705CC" w:rsidRPr="00D705CC" w:rsidRDefault="006C3EF3" w:rsidP="006C73ED">
      <w:pPr>
        <w:jc w:val="center"/>
      </w:pPr>
      <w:r>
        <w:pict w14:anchorId="74AF2FE3">
          <v:shape id="_x0000_i1026" type="#_x0000_t75" style="width:254.05pt;height:151.6pt">
            <v:imagedata r:id="rId13" o:title=""/>
          </v:shape>
        </w:pict>
      </w:r>
    </w:p>
    <w:p w14:paraId="7B9C189B" w14:textId="56E2F860" w:rsidR="00D705CC" w:rsidRPr="00154142" w:rsidRDefault="00D705CC" w:rsidP="006C73ED">
      <w:pPr>
        <w:pStyle w:val="007-Caption"/>
      </w:pPr>
      <w:r w:rsidRPr="00154142">
        <w:t xml:space="preserve">Figure </w:t>
      </w:r>
      <w:r w:rsidRPr="00154142">
        <w:fldChar w:fldCharType="begin"/>
      </w:r>
      <w:r w:rsidRPr="00154142">
        <w:instrText xml:space="preserve"> SEQ Figure \* ARABIC </w:instrText>
      </w:r>
      <w:r w:rsidRPr="00154142">
        <w:fldChar w:fldCharType="separate"/>
      </w:r>
      <w:r w:rsidR="00E32425">
        <w:rPr>
          <w:noProof/>
        </w:rPr>
        <w:t>5</w:t>
      </w:r>
      <w:r w:rsidRPr="00154142">
        <w:fldChar w:fldCharType="end"/>
      </w:r>
      <w:r w:rsidRPr="00154142">
        <w:t xml:space="preserve">: </w:t>
      </w:r>
      <w:r w:rsidRPr="006C73ED">
        <w:t>Gold standard set (A) versus the result of the expansion (B)</w:t>
      </w:r>
    </w:p>
    <w:p w14:paraId="2E68EF41" w14:textId="232AC545" w:rsidR="00D705CC" w:rsidRDefault="008B50C0" w:rsidP="00A449FA">
      <w:r>
        <w:t xml:space="preserve">The three first columns in </w:t>
      </w:r>
      <w:r w:rsidR="00BA7631">
        <w:fldChar w:fldCharType="begin"/>
      </w:r>
      <w:r w:rsidR="00BA7631">
        <w:instrText xml:space="preserve"> REF _Ref220212661 \h </w:instrText>
      </w:r>
      <w:r w:rsidR="00BA7631">
        <w:fldChar w:fldCharType="separate"/>
      </w:r>
      <w:r w:rsidR="00E32425">
        <w:t xml:space="preserve">Table </w:t>
      </w:r>
      <w:r w:rsidR="00E32425">
        <w:rPr>
          <w:noProof/>
        </w:rPr>
        <w:t>5</w:t>
      </w:r>
      <w:r w:rsidR="00BA7631">
        <w:fldChar w:fldCharType="end"/>
      </w:r>
      <w:r w:rsidR="001E4AD2" w:rsidRPr="00A03CB7">
        <w:t xml:space="preserve"> present the </w:t>
      </w:r>
      <w:r>
        <w:t>different</w:t>
      </w:r>
      <w:r w:rsidR="001E4AD2" w:rsidRPr="00A03CB7">
        <w:t xml:space="preserve"> </w:t>
      </w:r>
      <w:r>
        <w:t xml:space="preserve">expansion </w:t>
      </w:r>
      <w:r w:rsidR="00CC4C1A">
        <w:t>approaches</w:t>
      </w:r>
      <w:r w:rsidR="00550F37" w:rsidRPr="00A03CB7">
        <w:t xml:space="preserve"> individually. </w:t>
      </w:r>
      <w:r w:rsidR="008B0CC4" w:rsidRPr="00A03CB7">
        <w:t>In general, t</w:t>
      </w:r>
      <w:r w:rsidR="00033736" w:rsidRPr="00A03CB7">
        <w:t>he values for recall are equally high</w:t>
      </w:r>
      <w:r w:rsidR="008B0CC4" w:rsidRPr="00A03CB7">
        <w:t xml:space="preserve"> for the three </w:t>
      </w:r>
      <w:r w:rsidR="00CC4C1A">
        <w:t>approaches</w:t>
      </w:r>
      <w:r w:rsidR="008B0CC4" w:rsidRPr="00A03CB7">
        <w:t>. Regarding</w:t>
      </w:r>
      <w:r w:rsidR="00033736" w:rsidRPr="00A03CB7">
        <w:t xml:space="preserve"> the precision </w:t>
      </w:r>
      <w:r w:rsidR="008B0CC4" w:rsidRPr="00A03CB7">
        <w:t xml:space="preserve">there </w:t>
      </w:r>
      <w:r w:rsidR="00033736" w:rsidRPr="00A03CB7">
        <w:t xml:space="preserve">is a slight difference. </w:t>
      </w:r>
      <w:r w:rsidR="00A03CB7" w:rsidRPr="00A03CB7">
        <w:t>As exp</w:t>
      </w:r>
      <w:r w:rsidR="003A5484">
        <w:t>e</w:t>
      </w:r>
      <w:r w:rsidR="00A03CB7" w:rsidRPr="00A03CB7">
        <w:t>cted, t</w:t>
      </w:r>
      <w:r w:rsidR="00033736" w:rsidRPr="00A03CB7">
        <w:t xml:space="preserve">he micro-discipline </w:t>
      </w:r>
      <w:r w:rsidR="00B00B9D" w:rsidRPr="00A03CB7">
        <w:t xml:space="preserve">set </w:t>
      </w:r>
      <w:r w:rsidR="00033736" w:rsidRPr="00A03CB7">
        <w:t>has</w:t>
      </w:r>
      <w:r w:rsidR="00B00B9D" w:rsidRPr="00A03CB7">
        <w:t xml:space="preserve"> </w:t>
      </w:r>
      <w:r w:rsidR="00033736" w:rsidRPr="00A03CB7">
        <w:t>a highe</w:t>
      </w:r>
      <w:r w:rsidR="00A03CB7" w:rsidRPr="00A03CB7">
        <w:t>r precision and lower recall tha</w:t>
      </w:r>
      <w:r w:rsidR="00033736" w:rsidRPr="00A03CB7">
        <w:t>n the meso-disciplines approach</w:t>
      </w:r>
      <w:r w:rsidR="00B00B9D" w:rsidRPr="00A03CB7">
        <w:t>. The Scopus</w:t>
      </w:r>
      <w:r w:rsidR="00B0377B">
        <w:t xml:space="preserve"> author id</w:t>
      </w:r>
      <w:r w:rsidR="00D705CC">
        <w:t>entifier</w:t>
      </w:r>
      <w:r w:rsidR="00B00B9D" w:rsidRPr="00A03CB7">
        <w:t xml:space="preserve"> approach, with 63</w:t>
      </w:r>
      <w:r w:rsidR="003A5484">
        <w:t>,</w:t>
      </w:r>
      <w:r w:rsidR="00B00B9D" w:rsidRPr="00A03CB7">
        <w:t>460 profess</w:t>
      </w:r>
      <w:r w:rsidR="008B0CC4" w:rsidRPr="00A03CB7">
        <w:t>o</w:t>
      </w:r>
      <w:r w:rsidR="00B00B9D" w:rsidRPr="00A03CB7">
        <w:t>r-paper combinations and a precision of 87.3, ends up in between.</w:t>
      </w:r>
      <w:bookmarkStart w:id="50" w:name="_Ref214084078"/>
      <w:r w:rsidR="006D0531">
        <w:t xml:space="preserve"> The F-score shows the same order, since there is hardly any difference in recall.</w:t>
      </w:r>
    </w:p>
    <w:p w14:paraId="030D1E6D" w14:textId="77777777" w:rsidR="00041563" w:rsidRDefault="00041563" w:rsidP="005153F8"/>
    <w:p w14:paraId="2954E449" w14:textId="58AED75B" w:rsidR="003B62DB" w:rsidRDefault="00CA702D" w:rsidP="006C73ED">
      <w:pPr>
        <w:pStyle w:val="007-Caption"/>
      </w:pPr>
      <w:bookmarkStart w:id="51" w:name="_Ref220212661"/>
      <w:r>
        <w:t xml:space="preserve">Table </w:t>
      </w:r>
      <w:r w:rsidR="000F6887">
        <w:fldChar w:fldCharType="begin"/>
      </w:r>
      <w:r w:rsidR="000F6887">
        <w:instrText xml:space="preserve"> SEQ Table \* ARABIC </w:instrText>
      </w:r>
      <w:r w:rsidR="000F6887">
        <w:fldChar w:fldCharType="separate"/>
      </w:r>
      <w:r w:rsidR="00E32425">
        <w:rPr>
          <w:noProof/>
        </w:rPr>
        <w:t>5</w:t>
      </w:r>
      <w:r w:rsidR="000F6887">
        <w:fldChar w:fldCharType="end"/>
      </w:r>
      <w:bookmarkEnd w:id="50"/>
      <w:bookmarkEnd w:id="51"/>
      <w:r>
        <w:t xml:space="preserve">: </w:t>
      </w:r>
      <w:r w:rsidRPr="006C73ED">
        <w:t xml:space="preserve">Performance of the </w:t>
      </w:r>
      <w:r w:rsidR="00D705CC" w:rsidRPr="006C73ED">
        <w:t xml:space="preserve">three </w:t>
      </w:r>
      <w:r w:rsidR="00D1220E" w:rsidRPr="006C73ED">
        <w:t xml:space="preserve">expansion </w:t>
      </w:r>
      <w:r w:rsidRPr="006C73ED">
        <w:t>approache</w:t>
      </w:r>
      <w:r w:rsidR="00D61B55" w:rsidRPr="006C73ED">
        <w:t>s</w:t>
      </w:r>
      <w:r w:rsidR="001159CD">
        <w:t xml:space="preserve"> </w:t>
      </w:r>
      <w:r w:rsidR="001159CD">
        <w:rPr>
          <w:rStyle w:val="st1"/>
        </w:rPr>
        <w:t>—</w:t>
      </w:r>
      <w:r w:rsidR="006C73ED">
        <w:t xml:space="preserve"> </w:t>
      </w:r>
      <w:r w:rsidR="00D705CC" w:rsidRPr="006C73ED">
        <w:t>individually and combined</w:t>
      </w:r>
    </w:p>
    <w:tbl>
      <w:tblPr>
        <w:tblW w:w="0" w:type="auto"/>
        <w:jc w:val="center"/>
        <w:tblBorders>
          <w:top w:val="single" w:sz="12" w:space="0" w:color="000000"/>
          <w:bottom w:val="single" w:sz="12" w:space="0" w:color="000000"/>
        </w:tblBorders>
        <w:tblLayout w:type="fixed"/>
        <w:tblLook w:val="06A0" w:firstRow="1" w:lastRow="0" w:firstColumn="1" w:lastColumn="0" w:noHBand="1" w:noVBand="1"/>
      </w:tblPr>
      <w:tblGrid>
        <w:gridCol w:w="2259"/>
        <w:gridCol w:w="1134"/>
        <w:gridCol w:w="981"/>
        <w:gridCol w:w="1134"/>
        <w:gridCol w:w="1013"/>
        <w:gridCol w:w="1113"/>
      </w:tblGrid>
      <w:tr w:rsidR="00A449FA" w:rsidRPr="00211A6F" w14:paraId="21FF9E51" w14:textId="77777777" w:rsidTr="00154142">
        <w:trPr>
          <w:cantSplit/>
          <w:trHeight w:val="440"/>
          <w:jc w:val="center"/>
        </w:trPr>
        <w:tc>
          <w:tcPr>
            <w:tcW w:w="2259" w:type="dxa"/>
            <w:tcBorders>
              <w:bottom w:val="single" w:sz="6" w:space="0" w:color="000000"/>
              <w:right w:val="single" w:sz="6" w:space="0" w:color="000000"/>
            </w:tcBorders>
            <w:shd w:val="clear" w:color="auto" w:fill="auto"/>
          </w:tcPr>
          <w:p w14:paraId="38C69033" w14:textId="77777777" w:rsidR="003B62DB" w:rsidRPr="00291FA9" w:rsidRDefault="003B62DB" w:rsidP="006C73ED">
            <w:pPr>
              <w:jc w:val="center"/>
              <w:rPr>
                <w:b/>
                <w:i/>
                <w:iCs/>
              </w:rPr>
            </w:pPr>
          </w:p>
        </w:tc>
        <w:tc>
          <w:tcPr>
            <w:tcW w:w="1134" w:type="dxa"/>
            <w:tcBorders>
              <w:bottom w:val="single" w:sz="6" w:space="0" w:color="000000"/>
            </w:tcBorders>
            <w:shd w:val="clear" w:color="auto" w:fill="auto"/>
          </w:tcPr>
          <w:p w14:paraId="3496D08A" w14:textId="77777777" w:rsidR="003B62DB" w:rsidRPr="00291FA9" w:rsidRDefault="003B62DB" w:rsidP="006C73ED">
            <w:pPr>
              <w:jc w:val="center"/>
              <w:rPr>
                <w:i/>
                <w:iCs/>
              </w:rPr>
            </w:pPr>
            <w:r w:rsidRPr="00291FA9">
              <w:rPr>
                <w:i/>
                <w:iCs/>
              </w:rPr>
              <w:t>Scopus</w:t>
            </w:r>
            <w:r w:rsidR="00D15439">
              <w:rPr>
                <w:i/>
                <w:iCs/>
              </w:rPr>
              <w:t xml:space="preserve"> Identifier</w:t>
            </w:r>
          </w:p>
        </w:tc>
        <w:tc>
          <w:tcPr>
            <w:tcW w:w="981" w:type="dxa"/>
            <w:tcBorders>
              <w:bottom w:val="single" w:sz="6" w:space="0" w:color="000000"/>
            </w:tcBorders>
            <w:shd w:val="clear" w:color="auto" w:fill="auto"/>
          </w:tcPr>
          <w:p w14:paraId="18CB1A13" w14:textId="77777777" w:rsidR="003B62DB" w:rsidRPr="00291FA9" w:rsidRDefault="00D15439" w:rsidP="006C73ED">
            <w:pPr>
              <w:jc w:val="center"/>
              <w:rPr>
                <w:i/>
                <w:iCs/>
              </w:rPr>
            </w:pPr>
            <w:r>
              <w:rPr>
                <w:i/>
                <w:iCs/>
              </w:rPr>
              <w:t>M</w:t>
            </w:r>
            <w:r w:rsidR="003B62DB" w:rsidRPr="00291FA9">
              <w:rPr>
                <w:i/>
                <w:iCs/>
              </w:rPr>
              <w:t>eso</w:t>
            </w:r>
          </w:p>
        </w:tc>
        <w:tc>
          <w:tcPr>
            <w:tcW w:w="1134" w:type="dxa"/>
            <w:tcBorders>
              <w:bottom w:val="single" w:sz="6" w:space="0" w:color="000000"/>
              <w:right w:val="single" w:sz="4" w:space="0" w:color="auto"/>
            </w:tcBorders>
            <w:shd w:val="clear" w:color="auto" w:fill="auto"/>
          </w:tcPr>
          <w:p w14:paraId="42B3F982" w14:textId="77777777" w:rsidR="003B62DB" w:rsidRPr="00291FA9" w:rsidRDefault="00D15439" w:rsidP="006C73ED">
            <w:pPr>
              <w:jc w:val="center"/>
              <w:rPr>
                <w:i/>
                <w:iCs/>
              </w:rPr>
            </w:pPr>
            <w:r>
              <w:rPr>
                <w:i/>
                <w:iCs/>
              </w:rPr>
              <w:t>M</w:t>
            </w:r>
            <w:r w:rsidR="003B62DB" w:rsidRPr="00291FA9">
              <w:rPr>
                <w:i/>
                <w:iCs/>
              </w:rPr>
              <w:t>icro</w:t>
            </w:r>
          </w:p>
        </w:tc>
        <w:tc>
          <w:tcPr>
            <w:tcW w:w="1013" w:type="dxa"/>
            <w:tcBorders>
              <w:top w:val="single" w:sz="12" w:space="0" w:color="000000"/>
              <w:left w:val="single" w:sz="4" w:space="0" w:color="auto"/>
              <w:bottom w:val="single" w:sz="6" w:space="0" w:color="000000"/>
            </w:tcBorders>
            <w:shd w:val="clear" w:color="auto" w:fill="auto"/>
          </w:tcPr>
          <w:p w14:paraId="0D77C952" w14:textId="77777777" w:rsidR="003B62DB" w:rsidRPr="00291FA9" w:rsidRDefault="003B62DB" w:rsidP="006C73ED">
            <w:pPr>
              <w:jc w:val="center"/>
              <w:rPr>
                <w:i/>
                <w:iCs/>
              </w:rPr>
            </w:pPr>
            <w:r w:rsidRPr="00291FA9">
              <w:rPr>
                <w:i/>
                <w:iCs/>
              </w:rPr>
              <w:t>Scopus</w:t>
            </w:r>
            <w:r w:rsidR="00D15439">
              <w:rPr>
                <w:i/>
                <w:iCs/>
              </w:rPr>
              <w:t>I</w:t>
            </w:r>
            <w:r w:rsidRPr="00291FA9">
              <w:rPr>
                <w:i/>
                <w:iCs/>
              </w:rPr>
              <w:t xml:space="preserve"> </w:t>
            </w:r>
            <w:r w:rsidRPr="00291FA9">
              <w:rPr>
                <w:i/>
                <w:iCs/>
              </w:rPr>
              <w:br/>
              <w:t xml:space="preserve">&amp; </w:t>
            </w:r>
            <w:r w:rsidR="00D15439">
              <w:rPr>
                <w:i/>
                <w:iCs/>
              </w:rPr>
              <w:t>M</w:t>
            </w:r>
            <w:r w:rsidRPr="00291FA9">
              <w:rPr>
                <w:i/>
                <w:iCs/>
              </w:rPr>
              <w:t>eso</w:t>
            </w:r>
          </w:p>
        </w:tc>
        <w:tc>
          <w:tcPr>
            <w:tcW w:w="1113" w:type="dxa"/>
            <w:tcBorders>
              <w:bottom w:val="single" w:sz="6" w:space="0" w:color="000000"/>
            </w:tcBorders>
            <w:shd w:val="clear" w:color="auto" w:fill="auto"/>
          </w:tcPr>
          <w:p w14:paraId="47730124" w14:textId="77777777" w:rsidR="003B62DB" w:rsidRPr="00291FA9" w:rsidRDefault="003B62DB" w:rsidP="006C73ED">
            <w:pPr>
              <w:jc w:val="center"/>
              <w:rPr>
                <w:i/>
                <w:iCs/>
              </w:rPr>
            </w:pPr>
            <w:r w:rsidRPr="00291FA9">
              <w:rPr>
                <w:i/>
                <w:iCs/>
              </w:rPr>
              <w:t>Scopus</w:t>
            </w:r>
            <w:r w:rsidR="00D15439">
              <w:rPr>
                <w:i/>
                <w:iCs/>
              </w:rPr>
              <w:t>I</w:t>
            </w:r>
            <w:r w:rsidRPr="00291FA9">
              <w:rPr>
                <w:i/>
                <w:iCs/>
              </w:rPr>
              <w:br/>
              <w:t xml:space="preserve"> &amp; </w:t>
            </w:r>
            <w:r w:rsidR="00D15439">
              <w:rPr>
                <w:i/>
                <w:iCs/>
              </w:rPr>
              <w:t>M</w:t>
            </w:r>
            <w:r w:rsidRPr="00291FA9">
              <w:rPr>
                <w:i/>
                <w:iCs/>
              </w:rPr>
              <w:t>icro</w:t>
            </w:r>
          </w:p>
        </w:tc>
      </w:tr>
      <w:tr w:rsidR="00A449FA" w:rsidRPr="00211A6F" w14:paraId="7F7B1A38" w14:textId="77777777" w:rsidTr="00154142">
        <w:trPr>
          <w:cantSplit/>
          <w:trHeight w:val="57"/>
          <w:jc w:val="center"/>
        </w:trPr>
        <w:tc>
          <w:tcPr>
            <w:tcW w:w="2259" w:type="dxa"/>
            <w:tcBorders>
              <w:right w:val="single" w:sz="6" w:space="0" w:color="000000"/>
            </w:tcBorders>
            <w:shd w:val="clear" w:color="auto" w:fill="auto"/>
          </w:tcPr>
          <w:p w14:paraId="666953E7" w14:textId="77777777" w:rsidR="003B62DB" w:rsidRPr="00211A6F" w:rsidRDefault="003E785A" w:rsidP="00154142">
            <w:pPr>
              <w:jc w:val="left"/>
            </w:pPr>
            <w:bookmarkStart w:id="52" w:name="_Hlk342905522"/>
            <w:r>
              <w:t>T</w:t>
            </w:r>
            <w:r w:rsidR="003B62DB" w:rsidRPr="00211A6F">
              <w:t>rue pos.</w:t>
            </w:r>
            <w:r w:rsidR="003D7F84">
              <w:t xml:space="preserve"> </w:t>
            </w:r>
            <w:r w:rsidR="003D7F84" w:rsidRPr="008C2C00">
              <w:rPr>
                <w:b/>
                <w:bCs/>
                <w:color w:val="000000"/>
                <w:szCs w:val="20"/>
              </w:rPr>
              <w:t>(A</w:t>
            </w:r>
            <w:r w:rsidR="003D7F84" w:rsidRPr="008C2C00">
              <w:rPr>
                <w:b/>
                <w:bCs/>
                <w:color w:val="000000"/>
              </w:rPr>
              <w:sym w:font="Symbol" w:char="F0C7"/>
            </w:r>
            <w:r w:rsidR="003D7F84" w:rsidRPr="008C2C00">
              <w:rPr>
                <w:b/>
                <w:bCs/>
                <w:color w:val="000000"/>
                <w:szCs w:val="20"/>
              </w:rPr>
              <w:t>B)</w:t>
            </w:r>
          </w:p>
        </w:tc>
        <w:tc>
          <w:tcPr>
            <w:tcW w:w="1134" w:type="dxa"/>
            <w:shd w:val="clear" w:color="auto" w:fill="auto"/>
          </w:tcPr>
          <w:p w14:paraId="71C4B3E2" w14:textId="77777777" w:rsidR="003B62DB" w:rsidRPr="00211A6F" w:rsidRDefault="00033736" w:rsidP="00154142">
            <w:pPr>
              <w:jc w:val="left"/>
            </w:pPr>
            <w:r>
              <w:t>55</w:t>
            </w:r>
            <w:r w:rsidR="003A5484">
              <w:t>,</w:t>
            </w:r>
            <w:r>
              <w:t>405</w:t>
            </w:r>
          </w:p>
        </w:tc>
        <w:tc>
          <w:tcPr>
            <w:tcW w:w="981" w:type="dxa"/>
            <w:shd w:val="clear" w:color="auto" w:fill="auto"/>
          </w:tcPr>
          <w:p w14:paraId="2235E5AE" w14:textId="77777777" w:rsidR="003B62DB" w:rsidRPr="00211A6F" w:rsidRDefault="00033736" w:rsidP="00154142">
            <w:pPr>
              <w:jc w:val="left"/>
            </w:pPr>
            <w:r>
              <w:t>55</w:t>
            </w:r>
            <w:r w:rsidR="003A5484">
              <w:t>,</w:t>
            </w:r>
            <w:r>
              <w:t>459</w:t>
            </w:r>
          </w:p>
        </w:tc>
        <w:tc>
          <w:tcPr>
            <w:tcW w:w="1134" w:type="dxa"/>
            <w:tcBorders>
              <w:right w:val="single" w:sz="4" w:space="0" w:color="auto"/>
            </w:tcBorders>
            <w:shd w:val="clear" w:color="auto" w:fill="auto"/>
          </w:tcPr>
          <w:p w14:paraId="08B9125D" w14:textId="77777777" w:rsidR="003B62DB" w:rsidRPr="00211A6F" w:rsidRDefault="00033736" w:rsidP="00154142">
            <w:pPr>
              <w:jc w:val="left"/>
            </w:pPr>
            <w:r>
              <w:t>55</w:t>
            </w:r>
            <w:r w:rsidR="003A5484">
              <w:t>,</w:t>
            </w:r>
            <w:r>
              <w:t>394</w:t>
            </w:r>
          </w:p>
        </w:tc>
        <w:tc>
          <w:tcPr>
            <w:tcW w:w="1013" w:type="dxa"/>
            <w:tcBorders>
              <w:left w:val="single" w:sz="4" w:space="0" w:color="auto"/>
            </w:tcBorders>
            <w:shd w:val="clear" w:color="auto" w:fill="auto"/>
          </w:tcPr>
          <w:p w14:paraId="3F023E92" w14:textId="77777777" w:rsidR="003B62DB" w:rsidRPr="00211A6F" w:rsidRDefault="00033736" w:rsidP="00154142">
            <w:pPr>
              <w:jc w:val="left"/>
            </w:pPr>
            <w:r>
              <w:t>55</w:t>
            </w:r>
            <w:r w:rsidR="003A5484">
              <w:t>,</w:t>
            </w:r>
            <w:r>
              <w:t>509</w:t>
            </w:r>
          </w:p>
        </w:tc>
        <w:tc>
          <w:tcPr>
            <w:tcW w:w="1113" w:type="dxa"/>
            <w:shd w:val="clear" w:color="auto" w:fill="auto"/>
          </w:tcPr>
          <w:p w14:paraId="54273723" w14:textId="77777777" w:rsidR="003B62DB" w:rsidRPr="00211A6F" w:rsidRDefault="00033736" w:rsidP="00154142">
            <w:pPr>
              <w:jc w:val="left"/>
            </w:pPr>
            <w:r>
              <w:t>55</w:t>
            </w:r>
            <w:r w:rsidR="003A5484">
              <w:t>,</w:t>
            </w:r>
            <w:r>
              <w:t>460</w:t>
            </w:r>
          </w:p>
        </w:tc>
      </w:tr>
      <w:tr w:rsidR="00A449FA" w:rsidRPr="00211A6F" w14:paraId="36895B44" w14:textId="77777777" w:rsidTr="00154142">
        <w:trPr>
          <w:cantSplit/>
          <w:trHeight w:val="77"/>
          <w:jc w:val="center"/>
        </w:trPr>
        <w:tc>
          <w:tcPr>
            <w:tcW w:w="2259" w:type="dxa"/>
            <w:tcBorders>
              <w:right w:val="single" w:sz="6" w:space="0" w:color="000000"/>
            </w:tcBorders>
            <w:shd w:val="clear" w:color="auto" w:fill="auto"/>
          </w:tcPr>
          <w:p w14:paraId="30A9D4C0" w14:textId="77777777" w:rsidR="003B62DB" w:rsidRPr="00211A6F" w:rsidRDefault="003E785A" w:rsidP="00154142">
            <w:pPr>
              <w:jc w:val="left"/>
            </w:pPr>
            <w:r>
              <w:t>F</w:t>
            </w:r>
            <w:r w:rsidR="003B62DB" w:rsidRPr="00211A6F">
              <w:t>alse pos.</w:t>
            </w:r>
            <w:r w:rsidR="003D7F84" w:rsidRPr="008C2C00">
              <w:rPr>
                <w:b/>
                <w:bCs/>
                <w:color w:val="000000"/>
                <w:szCs w:val="20"/>
              </w:rPr>
              <w:t xml:space="preserve"> (</w:t>
            </w:r>
            <w:r w:rsidR="003D7F84" w:rsidRPr="008C2C00">
              <w:rPr>
                <w:b/>
                <w:bCs/>
                <w:color w:val="000000"/>
              </w:rPr>
              <w:sym w:font="Symbol" w:char="F0D8"/>
            </w:r>
            <w:r w:rsidR="003D7F84" w:rsidRPr="008C2C00">
              <w:rPr>
                <w:b/>
                <w:bCs/>
                <w:color w:val="000000"/>
                <w:szCs w:val="20"/>
              </w:rPr>
              <w:t>A</w:t>
            </w:r>
            <w:r w:rsidR="003D7F84" w:rsidRPr="008C2C00">
              <w:rPr>
                <w:b/>
                <w:bCs/>
                <w:color w:val="000000"/>
              </w:rPr>
              <w:sym w:font="Symbol" w:char="F0C7"/>
            </w:r>
            <w:r w:rsidR="003D7F84" w:rsidRPr="008C2C00">
              <w:rPr>
                <w:b/>
                <w:bCs/>
                <w:color w:val="000000"/>
                <w:szCs w:val="20"/>
              </w:rPr>
              <w:t>B)</w:t>
            </w:r>
          </w:p>
        </w:tc>
        <w:tc>
          <w:tcPr>
            <w:tcW w:w="1134" w:type="dxa"/>
            <w:shd w:val="clear" w:color="auto" w:fill="auto"/>
          </w:tcPr>
          <w:p w14:paraId="7E538DB5" w14:textId="77777777" w:rsidR="003B62DB" w:rsidRPr="00211A6F" w:rsidRDefault="00033736" w:rsidP="00154142">
            <w:pPr>
              <w:jc w:val="left"/>
            </w:pPr>
            <w:r>
              <w:t>8</w:t>
            </w:r>
            <w:r w:rsidR="003A5484">
              <w:t>,</w:t>
            </w:r>
            <w:r>
              <w:t>055</w:t>
            </w:r>
          </w:p>
        </w:tc>
        <w:tc>
          <w:tcPr>
            <w:tcW w:w="981" w:type="dxa"/>
            <w:shd w:val="clear" w:color="auto" w:fill="auto"/>
          </w:tcPr>
          <w:p w14:paraId="66704F4A" w14:textId="77777777" w:rsidR="003B62DB" w:rsidRPr="00211A6F" w:rsidRDefault="00033736" w:rsidP="00154142">
            <w:pPr>
              <w:jc w:val="left"/>
            </w:pPr>
            <w:r>
              <w:t>10</w:t>
            </w:r>
            <w:r w:rsidR="003A5484">
              <w:t>,</w:t>
            </w:r>
            <w:r>
              <w:t>430</w:t>
            </w:r>
          </w:p>
        </w:tc>
        <w:tc>
          <w:tcPr>
            <w:tcW w:w="1134" w:type="dxa"/>
            <w:tcBorders>
              <w:right w:val="single" w:sz="4" w:space="0" w:color="auto"/>
            </w:tcBorders>
            <w:shd w:val="clear" w:color="auto" w:fill="auto"/>
          </w:tcPr>
          <w:p w14:paraId="7D9EB181" w14:textId="77777777" w:rsidR="003B62DB" w:rsidRPr="00211A6F" w:rsidRDefault="00033736" w:rsidP="00154142">
            <w:pPr>
              <w:jc w:val="left"/>
            </w:pPr>
            <w:r>
              <w:t>7</w:t>
            </w:r>
            <w:r w:rsidR="003A5484">
              <w:t>,</w:t>
            </w:r>
            <w:r>
              <w:t>212</w:t>
            </w:r>
          </w:p>
        </w:tc>
        <w:tc>
          <w:tcPr>
            <w:tcW w:w="1013" w:type="dxa"/>
            <w:tcBorders>
              <w:left w:val="single" w:sz="4" w:space="0" w:color="auto"/>
            </w:tcBorders>
            <w:shd w:val="clear" w:color="auto" w:fill="auto"/>
          </w:tcPr>
          <w:p w14:paraId="4C0CAA15" w14:textId="77777777" w:rsidR="003B62DB" w:rsidRPr="00211A6F" w:rsidRDefault="00033736" w:rsidP="00154142">
            <w:pPr>
              <w:jc w:val="left"/>
            </w:pPr>
            <w:r>
              <w:t>13</w:t>
            </w:r>
            <w:r w:rsidR="003A5484">
              <w:t>,</w:t>
            </w:r>
            <w:r>
              <w:t>200</w:t>
            </w:r>
          </w:p>
        </w:tc>
        <w:tc>
          <w:tcPr>
            <w:tcW w:w="1113" w:type="dxa"/>
            <w:shd w:val="clear" w:color="auto" w:fill="auto"/>
          </w:tcPr>
          <w:p w14:paraId="1CE5CA29" w14:textId="77777777" w:rsidR="003B62DB" w:rsidRPr="00211A6F" w:rsidRDefault="00033736" w:rsidP="00154142">
            <w:pPr>
              <w:jc w:val="left"/>
            </w:pPr>
            <w:r>
              <w:t>10</w:t>
            </w:r>
            <w:r w:rsidR="003A5484">
              <w:t>,</w:t>
            </w:r>
            <w:r>
              <w:t>260</w:t>
            </w:r>
          </w:p>
        </w:tc>
      </w:tr>
      <w:tr w:rsidR="00A449FA" w:rsidRPr="00211A6F" w14:paraId="4DE321A5" w14:textId="77777777" w:rsidTr="00154142">
        <w:trPr>
          <w:cantSplit/>
          <w:trHeight w:val="77"/>
          <w:jc w:val="center"/>
        </w:trPr>
        <w:tc>
          <w:tcPr>
            <w:tcW w:w="2259" w:type="dxa"/>
            <w:tcBorders>
              <w:bottom w:val="single" w:sz="4" w:space="0" w:color="auto"/>
              <w:right w:val="single" w:sz="6" w:space="0" w:color="000000"/>
            </w:tcBorders>
            <w:shd w:val="clear" w:color="auto" w:fill="auto"/>
          </w:tcPr>
          <w:p w14:paraId="4E7F0769" w14:textId="77777777" w:rsidR="003B62DB" w:rsidRPr="00211A6F" w:rsidRDefault="003E785A" w:rsidP="00154142">
            <w:pPr>
              <w:jc w:val="left"/>
            </w:pPr>
            <w:r>
              <w:t>F</w:t>
            </w:r>
            <w:r w:rsidR="003B62DB" w:rsidRPr="00211A6F">
              <w:t>alse neg.</w:t>
            </w:r>
            <w:r w:rsidR="003D7F84" w:rsidRPr="008C2C00">
              <w:rPr>
                <w:b/>
                <w:bCs/>
                <w:color w:val="000000"/>
                <w:szCs w:val="20"/>
              </w:rPr>
              <w:t xml:space="preserve"> (A</w:t>
            </w:r>
            <w:r w:rsidR="003D7F84" w:rsidRPr="008C2C00">
              <w:rPr>
                <w:b/>
                <w:bCs/>
                <w:color w:val="000000"/>
              </w:rPr>
              <w:sym w:font="Symbol" w:char="F0C7"/>
            </w:r>
            <w:r w:rsidR="003D7F84" w:rsidRPr="008C2C00">
              <w:rPr>
                <w:b/>
                <w:bCs/>
                <w:color w:val="000000"/>
              </w:rPr>
              <w:sym w:font="Symbol" w:char="F0D8"/>
            </w:r>
            <w:r w:rsidR="003D7F84" w:rsidRPr="008C2C00">
              <w:rPr>
                <w:b/>
                <w:bCs/>
                <w:color w:val="000000"/>
                <w:szCs w:val="20"/>
              </w:rPr>
              <w:t>B)</w:t>
            </w:r>
          </w:p>
        </w:tc>
        <w:tc>
          <w:tcPr>
            <w:tcW w:w="1134" w:type="dxa"/>
            <w:tcBorders>
              <w:bottom w:val="single" w:sz="4" w:space="0" w:color="auto"/>
            </w:tcBorders>
            <w:shd w:val="clear" w:color="auto" w:fill="auto"/>
          </w:tcPr>
          <w:p w14:paraId="7A4C1A76" w14:textId="77777777" w:rsidR="003B62DB" w:rsidRPr="00211A6F" w:rsidRDefault="00033736" w:rsidP="00154142">
            <w:pPr>
              <w:jc w:val="left"/>
            </w:pPr>
            <w:r>
              <w:t>2</w:t>
            </w:r>
            <w:r w:rsidR="003A5484">
              <w:t>,</w:t>
            </w:r>
            <w:r>
              <w:t>370</w:t>
            </w:r>
          </w:p>
        </w:tc>
        <w:tc>
          <w:tcPr>
            <w:tcW w:w="981" w:type="dxa"/>
            <w:tcBorders>
              <w:bottom w:val="single" w:sz="4" w:space="0" w:color="auto"/>
            </w:tcBorders>
            <w:shd w:val="clear" w:color="auto" w:fill="auto"/>
          </w:tcPr>
          <w:p w14:paraId="54A02078" w14:textId="77777777" w:rsidR="003B62DB" w:rsidRPr="00211A6F" w:rsidRDefault="00033736" w:rsidP="00154142">
            <w:pPr>
              <w:jc w:val="left"/>
            </w:pPr>
            <w:r>
              <w:t>2</w:t>
            </w:r>
            <w:r w:rsidR="003A5484">
              <w:t>,</w:t>
            </w:r>
            <w:r>
              <w:t>316</w:t>
            </w:r>
          </w:p>
        </w:tc>
        <w:tc>
          <w:tcPr>
            <w:tcW w:w="1134" w:type="dxa"/>
            <w:tcBorders>
              <w:bottom w:val="single" w:sz="4" w:space="0" w:color="auto"/>
              <w:right w:val="single" w:sz="4" w:space="0" w:color="auto"/>
            </w:tcBorders>
            <w:shd w:val="clear" w:color="auto" w:fill="auto"/>
          </w:tcPr>
          <w:p w14:paraId="1E0A8253" w14:textId="77777777" w:rsidR="003B62DB" w:rsidRPr="00211A6F" w:rsidRDefault="00033736" w:rsidP="00154142">
            <w:pPr>
              <w:jc w:val="left"/>
            </w:pPr>
            <w:r>
              <w:t>2</w:t>
            </w:r>
            <w:r w:rsidR="003A5484">
              <w:t>,</w:t>
            </w:r>
            <w:r>
              <w:t>381</w:t>
            </w:r>
          </w:p>
        </w:tc>
        <w:tc>
          <w:tcPr>
            <w:tcW w:w="1013" w:type="dxa"/>
            <w:tcBorders>
              <w:left w:val="single" w:sz="4" w:space="0" w:color="auto"/>
              <w:bottom w:val="single" w:sz="4" w:space="0" w:color="auto"/>
            </w:tcBorders>
            <w:shd w:val="clear" w:color="auto" w:fill="auto"/>
          </w:tcPr>
          <w:p w14:paraId="14365EC1" w14:textId="77777777" w:rsidR="003B62DB" w:rsidRPr="00211A6F" w:rsidRDefault="00033736" w:rsidP="00154142">
            <w:pPr>
              <w:jc w:val="left"/>
            </w:pPr>
            <w:r>
              <w:t>2</w:t>
            </w:r>
            <w:r w:rsidR="003A5484">
              <w:t>,</w:t>
            </w:r>
            <w:r>
              <w:t>260</w:t>
            </w:r>
          </w:p>
        </w:tc>
        <w:tc>
          <w:tcPr>
            <w:tcW w:w="1113" w:type="dxa"/>
            <w:tcBorders>
              <w:bottom w:val="single" w:sz="4" w:space="0" w:color="auto"/>
            </w:tcBorders>
            <w:shd w:val="clear" w:color="auto" w:fill="auto"/>
          </w:tcPr>
          <w:p w14:paraId="04DDD939" w14:textId="77777777" w:rsidR="003B62DB" w:rsidRPr="00211A6F" w:rsidRDefault="00033736" w:rsidP="00154142">
            <w:pPr>
              <w:jc w:val="left"/>
            </w:pPr>
            <w:r>
              <w:t>2</w:t>
            </w:r>
            <w:r w:rsidR="003A5484">
              <w:t>,</w:t>
            </w:r>
            <w:r>
              <w:t>315</w:t>
            </w:r>
          </w:p>
        </w:tc>
      </w:tr>
      <w:bookmarkEnd w:id="52"/>
      <w:tr w:rsidR="00A449FA" w:rsidRPr="00211A6F" w14:paraId="6DE2E8B0" w14:textId="77777777" w:rsidTr="00154142">
        <w:trPr>
          <w:cantSplit/>
          <w:trHeight w:val="77"/>
          <w:jc w:val="center"/>
        </w:trPr>
        <w:tc>
          <w:tcPr>
            <w:tcW w:w="2259" w:type="dxa"/>
            <w:tcBorders>
              <w:top w:val="single" w:sz="4" w:space="0" w:color="auto"/>
              <w:bottom w:val="nil"/>
              <w:right w:val="single" w:sz="6" w:space="0" w:color="000000"/>
            </w:tcBorders>
            <w:shd w:val="clear" w:color="auto" w:fill="auto"/>
          </w:tcPr>
          <w:p w14:paraId="1D8E8ACA" w14:textId="77777777" w:rsidR="003B62DB" w:rsidRPr="00211A6F" w:rsidRDefault="003B62DB" w:rsidP="00154142">
            <w:pPr>
              <w:jc w:val="left"/>
            </w:pPr>
            <w:r w:rsidRPr="00211A6F">
              <w:t>Precision</w:t>
            </w:r>
          </w:p>
        </w:tc>
        <w:tc>
          <w:tcPr>
            <w:tcW w:w="1134" w:type="dxa"/>
            <w:tcBorders>
              <w:top w:val="single" w:sz="4" w:space="0" w:color="auto"/>
              <w:bottom w:val="nil"/>
            </w:tcBorders>
            <w:shd w:val="clear" w:color="auto" w:fill="auto"/>
          </w:tcPr>
          <w:p w14:paraId="006F24AE" w14:textId="77777777" w:rsidR="003B62DB" w:rsidRPr="00211A6F" w:rsidRDefault="0054270A" w:rsidP="00154142">
            <w:pPr>
              <w:jc w:val="left"/>
            </w:pPr>
            <w:r>
              <w:t>87.</w:t>
            </w:r>
            <w:r w:rsidR="00033736">
              <w:t>3</w:t>
            </w:r>
          </w:p>
        </w:tc>
        <w:tc>
          <w:tcPr>
            <w:tcW w:w="981" w:type="dxa"/>
            <w:tcBorders>
              <w:top w:val="single" w:sz="4" w:space="0" w:color="auto"/>
              <w:bottom w:val="nil"/>
            </w:tcBorders>
            <w:shd w:val="clear" w:color="auto" w:fill="auto"/>
          </w:tcPr>
          <w:p w14:paraId="42DECAA7" w14:textId="77777777" w:rsidR="003B62DB" w:rsidRPr="00211A6F" w:rsidRDefault="00033736" w:rsidP="00154142">
            <w:pPr>
              <w:jc w:val="left"/>
            </w:pPr>
            <w:r>
              <w:t>84.2</w:t>
            </w:r>
          </w:p>
        </w:tc>
        <w:tc>
          <w:tcPr>
            <w:tcW w:w="1134" w:type="dxa"/>
            <w:tcBorders>
              <w:top w:val="single" w:sz="4" w:space="0" w:color="auto"/>
              <w:bottom w:val="nil"/>
              <w:right w:val="single" w:sz="4" w:space="0" w:color="auto"/>
            </w:tcBorders>
            <w:shd w:val="clear" w:color="auto" w:fill="auto"/>
          </w:tcPr>
          <w:p w14:paraId="78113F48" w14:textId="77777777" w:rsidR="003B62DB" w:rsidRPr="00211A6F" w:rsidRDefault="00033736" w:rsidP="00154142">
            <w:pPr>
              <w:jc w:val="left"/>
            </w:pPr>
            <w:r>
              <w:t>88.5</w:t>
            </w:r>
          </w:p>
        </w:tc>
        <w:tc>
          <w:tcPr>
            <w:tcW w:w="1013" w:type="dxa"/>
            <w:tcBorders>
              <w:top w:val="single" w:sz="4" w:space="0" w:color="auto"/>
              <w:left w:val="single" w:sz="4" w:space="0" w:color="auto"/>
              <w:bottom w:val="nil"/>
            </w:tcBorders>
            <w:shd w:val="clear" w:color="auto" w:fill="auto"/>
          </w:tcPr>
          <w:p w14:paraId="48B5B7EC" w14:textId="77777777" w:rsidR="003B62DB" w:rsidRPr="00211A6F" w:rsidRDefault="00033736" w:rsidP="00154142">
            <w:pPr>
              <w:jc w:val="left"/>
            </w:pPr>
            <w:r>
              <w:t>80.8</w:t>
            </w:r>
          </w:p>
        </w:tc>
        <w:tc>
          <w:tcPr>
            <w:tcW w:w="1113" w:type="dxa"/>
            <w:tcBorders>
              <w:top w:val="single" w:sz="4" w:space="0" w:color="auto"/>
              <w:bottom w:val="nil"/>
            </w:tcBorders>
            <w:shd w:val="clear" w:color="auto" w:fill="auto"/>
          </w:tcPr>
          <w:p w14:paraId="7E5DC1DB" w14:textId="77777777" w:rsidR="003B62DB" w:rsidRPr="00211A6F" w:rsidRDefault="00033736" w:rsidP="00154142">
            <w:pPr>
              <w:jc w:val="left"/>
            </w:pPr>
            <w:r>
              <w:t>84.4</w:t>
            </w:r>
          </w:p>
        </w:tc>
      </w:tr>
      <w:tr w:rsidR="00A449FA" w:rsidRPr="00211A6F" w14:paraId="005613DA" w14:textId="77777777" w:rsidTr="006D0531">
        <w:trPr>
          <w:cantSplit/>
          <w:trHeight w:val="77"/>
          <w:jc w:val="center"/>
        </w:trPr>
        <w:tc>
          <w:tcPr>
            <w:tcW w:w="2259" w:type="dxa"/>
            <w:tcBorders>
              <w:top w:val="nil"/>
              <w:bottom w:val="nil"/>
              <w:right w:val="single" w:sz="6" w:space="0" w:color="000000"/>
            </w:tcBorders>
            <w:shd w:val="clear" w:color="auto" w:fill="auto"/>
          </w:tcPr>
          <w:p w14:paraId="3505AB23" w14:textId="77777777" w:rsidR="003B62DB" w:rsidRPr="00211A6F" w:rsidRDefault="003B62DB" w:rsidP="00154142">
            <w:pPr>
              <w:jc w:val="left"/>
            </w:pPr>
            <w:r w:rsidRPr="00211A6F">
              <w:t>Recall</w:t>
            </w:r>
          </w:p>
        </w:tc>
        <w:tc>
          <w:tcPr>
            <w:tcW w:w="1134" w:type="dxa"/>
            <w:tcBorders>
              <w:top w:val="nil"/>
              <w:bottom w:val="nil"/>
            </w:tcBorders>
            <w:shd w:val="clear" w:color="auto" w:fill="auto"/>
          </w:tcPr>
          <w:p w14:paraId="358339A7" w14:textId="77777777" w:rsidR="003B62DB" w:rsidRPr="00211A6F" w:rsidRDefault="00033736" w:rsidP="00154142">
            <w:pPr>
              <w:jc w:val="left"/>
            </w:pPr>
            <w:r>
              <w:t>95.9</w:t>
            </w:r>
          </w:p>
        </w:tc>
        <w:tc>
          <w:tcPr>
            <w:tcW w:w="981" w:type="dxa"/>
            <w:tcBorders>
              <w:top w:val="nil"/>
              <w:bottom w:val="nil"/>
            </w:tcBorders>
            <w:shd w:val="clear" w:color="auto" w:fill="auto"/>
          </w:tcPr>
          <w:p w14:paraId="064790A4" w14:textId="77777777" w:rsidR="003B62DB" w:rsidRPr="00211A6F" w:rsidRDefault="00033736" w:rsidP="00154142">
            <w:pPr>
              <w:jc w:val="left"/>
            </w:pPr>
            <w:r>
              <w:t>96.0</w:t>
            </w:r>
          </w:p>
        </w:tc>
        <w:tc>
          <w:tcPr>
            <w:tcW w:w="1134" w:type="dxa"/>
            <w:tcBorders>
              <w:top w:val="nil"/>
              <w:bottom w:val="nil"/>
              <w:right w:val="single" w:sz="4" w:space="0" w:color="auto"/>
            </w:tcBorders>
            <w:shd w:val="clear" w:color="auto" w:fill="auto"/>
          </w:tcPr>
          <w:p w14:paraId="0284964F" w14:textId="77777777" w:rsidR="003B62DB" w:rsidRPr="00211A6F" w:rsidRDefault="00033736" w:rsidP="00154142">
            <w:pPr>
              <w:jc w:val="left"/>
            </w:pPr>
            <w:r>
              <w:t>95.9</w:t>
            </w:r>
          </w:p>
        </w:tc>
        <w:tc>
          <w:tcPr>
            <w:tcW w:w="1013" w:type="dxa"/>
            <w:tcBorders>
              <w:top w:val="nil"/>
              <w:left w:val="single" w:sz="4" w:space="0" w:color="auto"/>
              <w:bottom w:val="nil"/>
            </w:tcBorders>
            <w:shd w:val="clear" w:color="auto" w:fill="auto"/>
          </w:tcPr>
          <w:p w14:paraId="3387070D" w14:textId="77777777" w:rsidR="003B62DB" w:rsidRPr="00211A6F" w:rsidRDefault="00033736" w:rsidP="00154142">
            <w:pPr>
              <w:jc w:val="left"/>
            </w:pPr>
            <w:r>
              <w:t>96.1</w:t>
            </w:r>
          </w:p>
        </w:tc>
        <w:tc>
          <w:tcPr>
            <w:tcW w:w="1113" w:type="dxa"/>
            <w:tcBorders>
              <w:top w:val="nil"/>
              <w:bottom w:val="nil"/>
            </w:tcBorders>
            <w:shd w:val="clear" w:color="auto" w:fill="auto"/>
          </w:tcPr>
          <w:p w14:paraId="5E2659F6" w14:textId="77777777" w:rsidR="003B62DB" w:rsidRPr="00211A6F" w:rsidRDefault="00033736" w:rsidP="00154142">
            <w:pPr>
              <w:jc w:val="left"/>
            </w:pPr>
            <w:r>
              <w:t>96.0</w:t>
            </w:r>
          </w:p>
        </w:tc>
      </w:tr>
      <w:tr w:rsidR="003E1F88" w:rsidRPr="00211A6F" w14:paraId="679D463A" w14:textId="77777777" w:rsidTr="00154142">
        <w:trPr>
          <w:cantSplit/>
          <w:trHeight w:val="77"/>
          <w:jc w:val="center"/>
        </w:trPr>
        <w:tc>
          <w:tcPr>
            <w:tcW w:w="2259" w:type="dxa"/>
            <w:tcBorders>
              <w:top w:val="nil"/>
              <w:right w:val="single" w:sz="6" w:space="0" w:color="000000"/>
            </w:tcBorders>
            <w:shd w:val="clear" w:color="auto" w:fill="auto"/>
          </w:tcPr>
          <w:p w14:paraId="576B0480" w14:textId="179C09D9" w:rsidR="003E1F88" w:rsidRPr="00211A6F" w:rsidRDefault="003E1F88" w:rsidP="00154142">
            <w:pPr>
              <w:jc w:val="left"/>
            </w:pPr>
            <w:r>
              <w:t>F</w:t>
            </w:r>
            <w:r w:rsidRPr="006D0531">
              <w:rPr>
                <w:vertAlign w:val="subscript"/>
              </w:rPr>
              <w:t>1</w:t>
            </w:r>
          </w:p>
        </w:tc>
        <w:tc>
          <w:tcPr>
            <w:tcW w:w="1134" w:type="dxa"/>
            <w:tcBorders>
              <w:top w:val="nil"/>
            </w:tcBorders>
            <w:shd w:val="clear" w:color="auto" w:fill="auto"/>
          </w:tcPr>
          <w:p w14:paraId="3F989238" w14:textId="58327716" w:rsidR="003E1F88" w:rsidRDefault="003E1F88" w:rsidP="00154142">
            <w:pPr>
              <w:jc w:val="left"/>
            </w:pPr>
            <w:r>
              <w:t>45.7</w:t>
            </w:r>
          </w:p>
        </w:tc>
        <w:tc>
          <w:tcPr>
            <w:tcW w:w="981" w:type="dxa"/>
            <w:tcBorders>
              <w:top w:val="nil"/>
            </w:tcBorders>
            <w:shd w:val="clear" w:color="auto" w:fill="auto"/>
          </w:tcPr>
          <w:p w14:paraId="5B2E4183" w14:textId="230F7C1B" w:rsidR="003E1F88" w:rsidRDefault="003E1F88" w:rsidP="00154142">
            <w:pPr>
              <w:jc w:val="left"/>
            </w:pPr>
            <w:r>
              <w:t>44.9</w:t>
            </w:r>
          </w:p>
        </w:tc>
        <w:tc>
          <w:tcPr>
            <w:tcW w:w="1134" w:type="dxa"/>
            <w:tcBorders>
              <w:top w:val="nil"/>
              <w:right w:val="single" w:sz="4" w:space="0" w:color="auto"/>
            </w:tcBorders>
            <w:shd w:val="clear" w:color="auto" w:fill="auto"/>
          </w:tcPr>
          <w:p w14:paraId="18943042" w14:textId="2418EDFA" w:rsidR="003E1F88" w:rsidRDefault="003E1F88" w:rsidP="00154142">
            <w:pPr>
              <w:jc w:val="left"/>
            </w:pPr>
            <w:r>
              <w:t>46.0</w:t>
            </w:r>
          </w:p>
        </w:tc>
        <w:tc>
          <w:tcPr>
            <w:tcW w:w="1013" w:type="dxa"/>
            <w:tcBorders>
              <w:top w:val="nil"/>
              <w:left w:val="single" w:sz="4" w:space="0" w:color="auto"/>
              <w:bottom w:val="single" w:sz="12" w:space="0" w:color="000000"/>
            </w:tcBorders>
            <w:shd w:val="clear" w:color="auto" w:fill="auto"/>
          </w:tcPr>
          <w:p w14:paraId="080C1C83" w14:textId="59AA49E8" w:rsidR="003E1F88" w:rsidRDefault="006D0531" w:rsidP="00154142">
            <w:pPr>
              <w:jc w:val="left"/>
            </w:pPr>
            <w:r>
              <w:t>43.9</w:t>
            </w:r>
          </w:p>
        </w:tc>
        <w:tc>
          <w:tcPr>
            <w:tcW w:w="1113" w:type="dxa"/>
            <w:tcBorders>
              <w:top w:val="nil"/>
            </w:tcBorders>
            <w:shd w:val="clear" w:color="auto" w:fill="auto"/>
          </w:tcPr>
          <w:p w14:paraId="53AE7A79" w14:textId="74E22823" w:rsidR="003E1F88" w:rsidRDefault="006D0531" w:rsidP="00154142">
            <w:pPr>
              <w:jc w:val="left"/>
            </w:pPr>
            <w:r>
              <w:t>44.9</w:t>
            </w:r>
          </w:p>
        </w:tc>
      </w:tr>
    </w:tbl>
    <w:p w14:paraId="014451BD" w14:textId="77777777" w:rsidR="00427F48" w:rsidRDefault="00427F48" w:rsidP="00154142">
      <w:pPr>
        <w:jc w:val="left"/>
      </w:pPr>
    </w:p>
    <w:p w14:paraId="35007456" w14:textId="77777777" w:rsidR="00E80A5F" w:rsidRDefault="003162DD" w:rsidP="00F14FF4">
      <w:r w:rsidRPr="00A03CB7">
        <w:t xml:space="preserve">The last two columns show the combination of two </w:t>
      </w:r>
      <w:r w:rsidR="00CC4C1A">
        <w:t>approaches</w:t>
      </w:r>
      <w:r w:rsidRPr="00A03CB7">
        <w:t xml:space="preserve">: </w:t>
      </w:r>
      <w:r w:rsidRPr="00A03CB7">
        <w:rPr>
          <w:i/>
        </w:rPr>
        <w:t xml:space="preserve">Scopus author id </w:t>
      </w:r>
      <w:r w:rsidR="003E785A">
        <w:rPr>
          <w:i/>
        </w:rPr>
        <w:t>plus</w:t>
      </w:r>
      <w:r w:rsidR="003E785A" w:rsidRPr="00A03CB7">
        <w:rPr>
          <w:i/>
        </w:rPr>
        <w:t xml:space="preserve"> </w:t>
      </w:r>
      <w:r w:rsidRPr="00A03CB7">
        <w:rPr>
          <w:i/>
        </w:rPr>
        <w:t>meso-disciplines</w:t>
      </w:r>
      <w:r w:rsidRPr="00A03CB7">
        <w:t xml:space="preserve"> and </w:t>
      </w:r>
      <w:r w:rsidRPr="00A03CB7">
        <w:rPr>
          <w:i/>
        </w:rPr>
        <w:t xml:space="preserve">Scopus author id </w:t>
      </w:r>
      <w:r w:rsidR="003E785A">
        <w:rPr>
          <w:i/>
        </w:rPr>
        <w:t>plus</w:t>
      </w:r>
      <w:r w:rsidR="003E785A" w:rsidRPr="00A03CB7">
        <w:rPr>
          <w:i/>
        </w:rPr>
        <w:t xml:space="preserve"> </w:t>
      </w:r>
      <w:r w:rsidRPr="00A03CB7">
        <w:rPr>
          <w:i/>
        </w:rPr>
        <w:t>micro-disciplines</w:t>
      </w:r>
      <w:r w:rsidRPr="00A03CB7">
        <w:t xml:space="preserve">. </w:t>
      </w:r>
      <w:r w:rsidR="00806FBA">
        <w:t xml:space="preserve">As can be expected, the recall </w:t>
      </w:r>
      <w:r w:rsidR="00806FBA">
        <w:lastRenderedPageBreak/>
        <w:t>increases, whereas the precision declines. The increase in the recall</w:t>
      </w:r>
      <w:r w:rsidR="00782421">
        <w:t xml:space="preserve"> is </w:t>
      </w:r>
      <w:r w:rsidR="003E785A">
        <w:t xml:space="preserve">rather </w:t>
      </w:r>
      <w:r w:rsidR="00782421">
        <w:t xml:space="preserve">small, </w:t>
      </w:r>
      <w:r w:rsidR="003E785A">
        <w:t xml:space="preserve">and </w:t>
      </w:r>
      <w:r w:rsidR="00782421">
        <w:t>t</w:t>
      </w:r>
      <w:r w:rsidRPr="00A03CB7">
        <w:t>he</w:t>
      </w:r>
      <w:r w:rsidR="00782421">
        <w:t xml:space="preserve"> number of false negatives </w:t>
      </w:r>
      <w:r w:rsidR="003E785A">
        <w:t xml:space="preserve">is </w:t>
      </w:r>
      <w:r w:rsidR="00782421">
        <w:t xml:space="preserve">high. This indicates </w:t>
      </w:r>
      <w:r w:rsidRPr="00A03CB7">
        <w:t>that both approaches miss</w:t>
      </w:r>
      <w:r w:rsidR="00007C20" w:rsidRPr="00A03CB7">
        <w:t xml:space="preserve"> </w:t>
      </w:r>
      <w:r w:rsidR="00B71954">
        <w:t xml:space="preserve">roughly </w:t>
      </w:r>
      <w:r w:rsidRPr="00A03CB7">
        <w:t xml:space="preserve">the same papers. </w:t>
      </w:r>
      <w:r w:rsidR="00782421">
        <w:t>Apparently</w:t>
      </w:r>
      <w:r w:rsidR="00A03CB7">
        <w:t xml:space="preserve"> ther</w:t>
      </w:r>
      <w:r>
        <w:t xml:space="preserve">e are </w:t>
      </w:r>
      <w:r w:rsidR="00007C20">
        <w:t xml:space="preserve">some publications in the oeuvres of some researchers </w:t>
      </w:r>
      <w:r>
        <w:t xml:space="preserve">that are hard to find using the kind of </w:t>
      </w:r>
      <w:r w:rsidR="00A143A2">
        <w:t>approaches</w:t>
      </w:r>
      <w:r w:rsidR="00007C20">
        <w:t xml:space="preserve"> presented in this paper</w:t>
      </w:r>
      <w:r>
        <w:t xml:space="preserve">. </w:t>
      </w:r>
    </w:p>
    <w:p w14:paraId="6D7BE3B0" w14:textId="77777777" w:rsidR="003B62DB" w:rsidRDefault="007E2C74" w:rsidP="00154142">
      <w:pPr>
        <w:pStyle w:val="Heading1"/>
        <w:jc w:val="left"/>
      </w:pPr>
      <w:r>
        <w:t>Conclusion</w:t>
      </w:r>
      <w:r w:rsidR="00511726">
        <w:t>s</w:t>
      </w:r>
    </w:p>
    <w:p w14:paraId="11E21ECB" w14:textId="076FE0B7" w:rsidR="008B50C0" w:rsidRDefault="00D61B55" w:rsidP="006C73ED">
      <w:r>
        <w:t>Of</w:t>
      </w:r>
      <w:r w:rsidR="003B62DB">
        <w:t xml:space="preserve"> the 8</w:t>
      </w:r>
      <w:r w:rsidR="00511726">
        <w:t>,</w:t>
      </w:r>
      <w:r w:rsidR="003B62DB">
        <w:t>378 professors in</w:t>
      </w:r>
      <w:r w:rsidR="00F2046F">
        <w:t xml:space="preserve"> our target list we identified</w:t>
      </w:r>
      <w:r w:rsidR="003B62DB">
        <w:t xml:space="preserve"> </w:t>
      </w:r>
      <w:r>
        <w:t>at least one publication</w:t>
      </w:r>
      <w:r w:rsidR="00F2046F">
        <w:t xml:space="preserve"> for </w:t>
      </w:r>
      <w:r w:rsidR="00B46479">
        <w:t>6</w:t>
      </w:r>
      <w:r w:rsidR="00511726">
        <w:t>,</w:t>
      </w:r>
      <w:r w:rsidR="00B46479">
        <w:t>753</w:t>
      </w:r>
      <w:r w:rsidR="003B62DB">
        <w:t xml:space="preserve"> (80%) professors</w:t>
      </w:r>
      <w:r w:rsidR="00F2046F">
        <w:t>, which gave us a seed into their oeuvre (as far as covered by the WoS)</w:t>
      </w:r>
      <w:r w:rsidR="003B62DB">
        <w:t>.</w:t>
      </w:r>
      <w:r w:rsidR="00F2046F">
        <w:t xml:space="preserve"> Combining all publications of all </w:t>
      </w:r>
      <w:r>
        <w:t>professors</w:t>
      </w:r>
      <w:r w:rsidR="00F2046F">
        <w:t xml:space="preserve"> we started with a set of </w:t>
      </w:r>
      <w:r w:rsidR="00B46479">
        <w:t>6</w:t>
      </w:r>
      <w:r w:rsidR="00511726">
        <w:t>,</w:t>
      </w:r>
      <w:r w:rsidR="00B46479">
        <w:t>753</w:t>
      </w:r>
      <w:r w:rsidR="00F2046F">
        <w:t xml:space="preserve"> authors and </w:t>
      </w:r>
      <w:r w:rsidR="001159CD">
        <w:t xml:space="preserve">their </w:t>
      </w:r>
      <w:r w:rsidR="00B46479">
        <w:t>157</w:t>
      </w:r>
      <w:r w:rsidR="00511726">
        <w:t>,</w:t>
      </w:r>
      <w:r w:rsidR="00B46479">
        <w:t>343</w:t>
      </w:r>
      <w:r w:rsidR="00E91467">
        <w:t xml:space="preserve"> </w:t>
      </w:r>
      <w:r w:rsidR="00A03CB7">
        <w:t xml:space="preserve">unique </w:t>
      </w:r>
      <w:r w:rsidR="00E91467">
        <w:t xml:space="preserve">publications. </w:t>
      </w:r>
      <w:r w:rsidR="003B62DB">
        <w:t xml:space="preserve">After the expansion of the </w:t>
      </w:r>
      <w:r w:rsidR="00E91467">
        <w:t xml:space="preserve">individual publication </w:t>
      </w:r>
      <w:r w:rsidR="003B62DB">
        <w:t>seed</w:t>
      </w:r>
      <w:r w:rsidR="00E91467">
        <w:t>s</w:t>
      </w:r>
      <w:r w:rsidR="00A03CB7">
        <w:t xml:space="preserve"> with the</w:t>
      </w:r>
      <w:r w:rsidR="003B62DB">
        <w:t xml:space="preserve"> </w:t>
      </w:r>
      <w:r w:rsidR="003B62DB" w:rsidRPr="004C5EED">
        <w:t>Scopus</w:t>
      </w:r>
      <w:r w:rsidR="00B0377B">
        <w:t xml:space="preserve"> author id</w:t>
      </w:r>
      <w:r w:rsidR="00A03CB7">
        <w:t xml:space="preserve"> approach and </w:t>
      </w:r>
      <w:r w:rsidR="00A03CB7" w:rsidRPr="004C5EED">
        <w:t>the</w:t>
      </w:r>
      <w:r w:rsidR="003B62DB" w:rsidRPr="004C5EED">
        <w:t xml:space="preserve"> micro-disciplines </w:t>
      </w:r>
      <w:r w:rsidR="00A03CB7" w:rsidRPr="004C5EED">
        <w:t>approach</w:t>
      </w:r>
      <w:r w:rsidR="00A03CB7">
        <w:t xml:space="preserve"> </w:t>
      </w:r>
      <w:r w:rsidR="003B62DB">
        <w:t xml:space="preserve">we </w:t>
      </w:r>
      <w:r w:rsidR="00A03CB7">
        <w:t xml:space="preserve">find the same recall on the gold standard </w:t>
      </w:r>
      <w:r w:rsidR="00511726">
        <w:t>data</w:t>
      </w:r>
      <w:r w:rsidR="00A03CB7">
        <w:t>set,</w:t>
      </w:r>
      <w:r w:rsidR="005543AD">
        <w:t xml:space="preserve"> and a comparable precision</w:t>
      </w:r>
      <w:r w:rsidR="00427F48">
        <w:t>, as shown in</w:t>
      </w:r>
      <w:r w:rsidR="00427F48">
        <w:fldChar w:fldCharType="begin"/>
      </w:r>
      <w:r w:rsidR="00427F48">
        <w:instrText xml:space="preserve"> REF _Ref214084078 \h </w:instrText>
      </w:r>
      <w:r w:rsidR="00427F48">
        <w:fldChar w:fldCharType="separate"/>
      </w:r>
      <w:r w:rsidR="00900ED3">
        <w:t xml:space="preserve"> </w:t>
      </w:r>
      <w:r w:rsidR="00E32425">
        <w:t xml:space="preserve">Table </w:t>
      </w:r>
      <w:r w:rsidR="00E32425">
        <w:rPr>
          <w:noProof/>
        </w:rPr>
        <w:t>5</w:t>
      </w:r>
      <w:r w:rsidR="00427F48">
        <w:fldChar w:fldCharType="end"/>
      </w:r>
      <w:r w:rsidR="005543AD">
        <w:t xml:space="preserve">. </w:t>
      </w:r>
      <w:r w:rsidR="00900ED3">
        <w:t xml:space="preserve">Both approaches introduce roughly the same percentage of wrongly attributed papers. </w:t>
      </w:r>
      <w:r w:rsidR="005543AD">
        <w:t xml:space="preserve">The Scopus </w:t>
      </w:r>
      <w:r w:rsidR="008F085E">
        <w:t xml:space="preserve">author id </w:t>
      </w:r>
      <w:r w:rsidR="005543AD">
        <w:t>approach finds more unique papers (266</w:t>
      </w:r>
      <w:r w:rsidR="00511726">
        <w:t>,</w:t>
      </w:r>
      <w:r w:rsidR="005543AD">
        <w:t>105 vs.</w:t>
      </w:r>
      <w:r w:rsidR="005543AD" w:rsidRPr="005543AD">
        <w:t xml:space="preserve"> </w:t>
      </w:r>
      <w:r w:rsidR="004C5EED">
        <w:t>194</w:t>
      </w:r>
      <w:r w:rsidR="00511726">
        <w:t>,</w:t>
      </w:r>
      <w:r w:rsidR="004C5EED">
        <w:t xml:space="preserve">257). This can be attributed </w:t>
      </w:r>
      <w:r w:rsidR="005543AD">
        <w:t>to the restrictions on the disciplines classif</w:t>
      </w:r>
      <w:r w:rsidR="004C5EED">
        <w:t>i</w:t>
      </w:r>
      <w:r w:rsidR="005543AD">
        <w:t xml:space="preserve">cation </w:t>
      </w:r>
      <w:r w:rsidR="004C5EED">
        <w:t>on</w:t>
      </w:r>
      <w:r w:rsidR="005543AD">
        <w:t xml:space="preserve"> period (2001-2011) and </w:t>
      </w:r>
      <w:r w:rsidR="008B50C0">
        <w:t>disciplines</w:t>
      </w:r>
      <w:r w:rsidR="003E785A">
        <w:t xml:space="preserve">, e.g., </w:t>
      </w:r>
      <w:r w:rsidR="0050233F">
        <w:t>the</w:t>
      </w:r>
      <w:r w:rsidR="005543AD">
        <w:t xml:space="preserve"> Arts and Humanities</w:t>
      </w:r>
      <w:r w:rsidR="0050233F">
        <w:t xml:space="preserve"> WoS publications are not included </w:t>
      </w:r>
      <w:r w:rsidR="003E785A">
        <w:t>(</w:t>
      </w:r>
      <w:r w:rsidR="0050233F">
        <w:t>Waltman &amp; van Eck, 2012</w:t>
      </w:r>
      <w:r w:rsidR="005543AD">
        <w:t>).</w:t>
      </w:r>
      <w:r w:rsidR="0050233F">
        <w:t xml:space="preserve"> </w:t>
      </w:r>
    </w:p>
    <w:p w14:paraId="2AC40F6A" w14:textId="77777777" w:rsidR="008B50C0" w:rsidRDefault="008B50C0" w:rsidP="006C73ED"/>
    <w:p w14:paraId="199C1BEA" w14:textId="3E901BCA" w:rsidR="009D351A" w:rsidRDefault="00511726" w:rsidP="006C73ED">
      <w:r>
        <w:t xml:space="preserve">The gold standard dataset used for evaluation covers 1,400 (or 21%) of the </w:t>
      </w:r>
      <w:r w:rsidR="00B46479">
        <w:t>6</w:t>
      </w:r>
      <w:r>
        <w:t>,</w:t>
      </w:r>
      <w:r w:rsidR="00B46479">
        <w:t>753</w:t>
      </w:r>
      <w:r w:rsidR="003B62DB">
        <w:t xml:space="preserve"> professors </w:t>
      </w:r>
      <w:r>
        <w:t xml:space="preserve">and we </w:t>
      </w:r>
      <w:r w:rsidR="003B62DB">
        <w:t xml:space="preserve">assume the </w:t>
      </w:r>
      <w:r w:rsidR="00427F48">
        <w:t xml:space="preserve">precision and recall </w:t>
      </w:r>
      <w:r>
        <w:t xml:space="preserve">results </w:t>
      </w:r>
      <w:r w:rsidR="003B62DB">
        <w:t>can be</w:t>
      </w:r>
      <w:r>
        <w:t xml:space="preserve"> extrapolated</w:t>
      </w:r>
      <w:r w:rsidR="003B62DB">
        <w:t xml:space="preserve"> to the entire data collection. </w:t>
      </w:r>
      <w:r w:rsidR="007109EE">
        <w:t>It is important to remark that t</w:t>
      </w:r>
      <w:r>
        <w:t xml:space="preserve">he </w:t>
      </w:r>
      <w:r w:rsidR="003B62DB">
        <w:t>results of precision are slightly conservative</w:t>
      </w:r>
      <w:r>
        <w:t xml:space="preserve"> </w:t>
      </w:r>
      <w:r w:rsidR="003B62DB">
        <w:t>due to the fact that</w:t>
      </w:r>
      <w:r w:rsidR="004C0703">
        <w:t xml:space="preserve"> for some</w:t>
      </w:r>
      <w:r w:rsidR="003B62DB">
        <w:t xml:space="preserve"> authors</w:t>
      </w:r>
      <w:r w:rsidR="004C0703">
        <w:t xml:space="preserve"> some publications were still missing </w:t>
      </w:r>
      <w:r w:rsidR="008B50C0">
        <w:t xml:space="preserve">even </w:t>
      </w:r>
      <w:r w:rsidR="004C0703">
        <w:t>in their verified set of publications. This happens particularly with authors</w:t>
      </w:r>
      <w:r w:rsidR="003B62DB">
        <w:t xml:space="preserve"> </w:t>
      </w:r>
      <w:r w:rsidR="00E91467">
        <w:t xml:space="preserve">with </w:t>
      </w:r>
      <w:r w:rsidR="00007C20">
        <w:t>high numbers of publications</w:t>
      </w:r>
      <w:r w:rsidR="004C0703">
        <w:t xml:space="preserve">, in fact </w:t>
      </w:r>
      <w:r w:rsidR="00E91467">
        <w:t xml:space="preserve">Smalheiser &amp; Torvik </w:t>
      </w:r>
      <w:r>
        <w:t>(</w:t>
      </w:r>
      <w:r w:rsidR="003B62DB">
        <w:t>2009</w:t>
      </w:r>
      <w:r>
        <w:t>)</w:t>
      </w:r>
      <w:r w:rsidR="00007C20">
        <w:t xml:space="preserve"> indicated that this happens when authors have more than 300 publications</w:t>
      </w:r>
      <w:r w:rsidR="003B62DB" w:rsidRPr="00E55EAD">
        <w:t>. In other words, although the precision of our gold</w:t>
      </w:r>
      <w:r w:rsidR="00F36B26" w:rsidRPr="00E55EAD">
        <w:t xml:space="preserve"> standard</w:t>
      </w:r>
      <w:r w:rsidR="003B62DB" w:rsidRPr="00E55EAD">
        <w:t xml:space="preserve"> set is 100% (</w:t>
      </w:r>
      <w:r w:rsidR="004C0703" w:rsidRPr="00E55EAD">
        <w:t xml:space="preserve">basically we can assume that </w:t>
      </w:r>
      <w:r w:rsidR="003B62DB" w:rsidRPr="00E55EAD">
        <w:t>all are correct publications</w:t>
      </w:r>
      <w:r w:rsidR="004C0703" w:rsidRPr="00E55EAD">
        <w:t>, as verified by their authors</w:t>
      </w:r>
      <w:r w:rsidR="003B62DB" w:rsidRPr="00E55EAD">
        <w:t xml:space="preserve">) it seems that the recall </w:t>
      </w:r>
      <w:r w:rsidR="004C0703" w:rsidRPr="00E55EAD">
        <w:t xml:space="preserve">of the golden standard set </w:t>
      </w:r>
      <w:r w:rsidR="003B62DB" w:rsidRPr="00E55EAD">
        <w:t xml:space="preserve">is not necessary 100%. Thus, the </w:t>
      </w:r>
      <w:r w:rsidR="007109EE" w:rsidRPr="00E55EAD">
        <w:t xml:space="preserve">values of </w:t>
      </w:r>
      <w:r w:rsidR="003B62DB" w:rsidRPr="005E2EFD">
        <w:t>‘wrong’ publications obtained through our method</w:t>
      </w:r>
      <w:r w:rsidR="00D659E7" w:rsidRPr="005E2EFD">
        <w:t>olog</w:t>
      </w:r>
      <w:r w:rsidR="007109EE" w:rsidRPr="005E2EFD">
        <w:t>ies</w:t>
      </w:r>
      <w:r w:rsidR="003B62DB" w:rsidRPr="005E2EFD">
        <w:t xml:space="preserve"> </w:t>
      </w:r>
      <w:r w:rsidR="003E785A">
        <w:t>might not be as high in</w:t>
      </w:r>
      <w:r w:rsidR="003B62DB" w:rsidRPr="005E2EFD">
        <w:t xml:space="preserve"> reality</w:t>
      </w:r>
      <w:r w:rsidR="003B62DB">
        <w:t xml:space="preserve">, and thus we can consider this measure </w:t>
      </w:r>
      <w:r w:rsidR="00EC717C">
        <w:t xml:space="preserve">to be </w:t>
      </w:r>
      <w:r w:rsidR="003B62DB">
        <w:t xml:space="preserve">the </w:t>
      </w:r>
      <w:r w:rsidR="001057CF">
        <w:t>upper bound</w:t>
      </w:r>
      <w:r w:rsidR="003B62DB">
        <w:t xml:space="preserve"> of false positives that we could expect for the whole analysis, </w:t>
      </w:r>
      <w:r w:rsidR="00EC717C">
        <w:t xml:space="preserve">because true values will </w:t>
      </w:r>
      <w:r w:rsidR="003E785A">
        <w:t xml:space="preserve">likely </w:t>
      </w:r>
      <w:r w:rsidR="00EC717C">
        <w:t>be</w:t>
      </w:r>
      <w:r w:rsidR="003B62DB">
        <w:t xml:space="preserve"> smaller.</w:t>
      </w:r>
      <w:r w:rsidR="007E2C74">
        <w:t xml:space="preserve"> The methodology </w:t>
      </w:r>
      <w:r w:rsidR="003E785A">
        <w:t xml:space="preserve">developed </w:t>
      </w:r>
      <w:r w:rsidR="007E2C74">
        <w:t xml:space="preserve">in this paper will be further applied in an impact study of the set of Dutch </w:t>
      </w:r>
      <w:r w:rsidR="009D351A">
        <w:t xml:space="preserve">full </w:t>
      </w:r>
      <w:r w:rsidR="007E2C74">
        <w:t xml:space="preserve">professors, retrieving citations to all their publications. </w:t>
      </w:r>
      <w:r w:rsidR="00051AAF">
        <w:t>We would like to point out that our methodology, relying on domain specific scholarly communication, is sensitive towards the disciplinary composition of the author set</w:t>
      </w:r>
      <w:r w:rsidR="00270ADD">
        <w:t>, e.g., authors that publish mostly books are underrepresented</w:t>
      </w:r>
      <w:r w:rsidR="00051AAF">
        <w:t>.</w:t>
      </w:r>
      <w:r w:rsidR="00EC717C">
        <w:t xml:space="preserve"> This will be explored in fu</w:t>
      </w:r>
      <w:r w:rsidR="00007C20">
        <w:t>r</w:t>
      </w:r>
      <w:r w:rsidR="00EC717C">
        <w:t>ther analysis.</w:t>
      </w:r>
    </w:p>
    <w:p w14:paraId="3986FCC2" w14:textId="77777777" w:rsidR="008B50C0" w:rsidRDefault="008B50C0" w:rsidP="006C73ED"/>
    <w:p w14:paraId="14E7A88B" w14:textId="140B2CE2" w:rsidR="007109EE" w:rsidRDefault="00270ADD" w:rsidP="006C73ED">
      <w:r>
        <w:t>Note that t</w:t>
      </w:r>
      <w:r w:rsidR="00051AAF">
        <w:t>he success of cross-database retrieval</w:t>
      </w:r>
      <w:r>
        <w:t xml:space="preserve"> and</w:t>
      </w:r>
      <w:r w:rsidR="00051AAF">
        <w:t xml:space="preserve"> </w:t>
      </w:r>
      <w:r>
        <w:t>author disambiguation</w:t>
      </w:r>
      <w:r w:rsidR="00051AAF">
        <w:t xml:space="preserve"> </w:t>
      </w:r>
      <w:r>
        <w:t xml:space="preserve">heavily </w:t>
      </w:r>
      <w:r w:rsidR="007E2C74">
        <w:t>depend</w:t>
      </w:r>
      <w:r w:rsidR="00051AAF">
        <w:t>s</w:t>
      </w:r>
      <w:r w:rsidR="007E2C74">
        <w:t xml:space="preserve"> </w:t>
      </w:r>
      <w:r w:rsidR="00051AAF">
        <w:t xml:space="preserve">on access policies of the hosting institutions, and the quality of the databases involved. Even if access is given, </w:t>
      </w:r>
      <w:r>
        <w:t>extensive</w:t>
      </w:r>
      <w:r w:rsidR="00051AAF">
        <w:t xml:space="preserve"> institutional collaboration is </w:t>
      </w:r>
      <w:r>
        <w:t xml:space="preserve">required </w:t>
      </w:r>
      <w:r w:rsidR="00051AAF">
        <w:t xml:space="preserve">to </w:t>
      </w:r>
      <w:r>
        <w:t>interlink and harmonize databases</w:t>
      </w:r>
      <w:r w:rsidR="00051AAF">
        <w:t xml:space="preserve">. </w:t>
      </w:r>
      <w:r>
        <w:t>I</w:t>
      </w:r>
      <w:r w:rsidR="008B0E9C">
        <w:t xml:space="preserve">nitiatives </w:t>
      </w:r>
      <w:r w:rsidR="00051AAF">
        <w:t xml:space="preserve">such </w:t>
      </w:r>
      <w:r w:rsidR="007E2C74">
        <w:t>as</w:t>
      </w:r>
      <w:r w:rsidR="008B0E9C">
        <w:t xml:space="preserve"> ORCI</w:t>
      </w:r>
      <w:r w:rsidR="00051AAF">
        <w:t xml:space="preserve">D (Foley &amp; Kochalk, 2010) with the idea of </w:t>
      </w:r>
      <w:r w:rsidR="008B0E9C">
        <w:t xml:space="preserve">a central registry of unique identifiers for individual researchers </w:t>
      </w:r>
      <w:r w:rsidR="00051AAF">
        <w:t xml:space="preserve">or bottom-up networked </w:t>
      </w:r>
      <w:r w:rsidR="007E2C74">
        <w:t xml:space="preserve">approaches </w:t>
      </w:r>
      <w:r w:rsidR="00051AAF">
        <w:t xml:space="preserve">such </w:t>
      </w:r>
      <w:r w:rsidR="007E2C74">
        <w:t xml:space="preserve">as </w:t>
      </w:r>
      <w:r>
        <w:t xml:space="preserve">the </w:t>
      </w:r>
      <w:r w:rsidR="007E2C74">
        <w:t xml:space="preserve">VIVO </w:t>
      </w:r>
      <w:r>
        <w:t xml:space="preserve">international researcher network </w:t>
      </w:r>
      <w:r w:rsidR="007E2C74">
        <w:t>(</w:t>
      </w:r>
      <w:r w:rsidR="004C5EED" w:rsidRPr="004C5EED">
        <w:t>Börner</w:t>
      </w:r>
      <w:r w:rsidR="009D351A">
        <w:t xml:space="preserve"> et al</w:t>
      </w:r>
      <w:r>
        <w:t>, 2012</w:t>
      </w:r>
      <w:r w:rsidR="007E2C74" w:rsidRPr="004C5EED">
        <w:t>)</w:t>
      </w:r>
      <w:r w:rsidR="00051AAF">
        <w:t xml:space="preserve"> </w:t>
      </w:r>
      <w:r>
        <w:t>that assigns unique VIVO identifiers to each scholar</w:t>
      </w:r>
      <w:r w:rsidR="009D351A">
        <w:t>,</w:t>
      </w:r>
      <w:r>
        <w:t xml:space="preserve"> </w:t>
      </w:r>
      <w:r w:rsidR="00AB65AD">
        <w:t xml:space="preserve">aim to </w:t>
      </w:r>
      <w:r>
        <w:t>provide processes and data structures to assign and keep track of unique scholars and their continuously evolving oeuvres. The data collected by ORCID and VIVO can be used as additional ‘gold standards’</w:t>
      </w:r>
      <w:r w:rsidR="001159CD">
        <w:t xml:space="preserve"> in future evaluation studies. For example, t</w:t>
      </w:r>
      <w:r>
        <w:t xml:space="preserve">he methodology presented here can be applied to retrieve publications for scholars with a valid ORCID and VIVO from the existing commercial and public data sources. Ultimately, unique author identifiers are required for the comprehensive analysis of science, e.g., using </w:t>
      </w:r>
      <w:r w:rsidR="00AB65AD">
        <w:t xml:space="preserve">altmetrics </w:t>
      </w:r>
      <w:r>
        <w:t>(</w:t>
      </w:r>
      <w:r w:rsidR="00AB65AD">
        <w:t>Wouters &amp; Costas,</w:t>
      </w:r>
      <w:r w:rsidR="00AB65AD" w:rsidRPr="0006459A">
        <w:t xml:space="preserve"> 2012</w:t>
      </w:r>
      <w:r w:rsidR="00AB65AD">
        <w:t>)</w:t>
      </w:r>
      <w:r>
        <w:t xml:space="preserve">, </w:t>
      </w:r>
      <w:r w:rsidR="00B71954">
        <w:t>and</w:t>
      </w:r>
      <w:r>
        <w:t xml:space="preserve"> also for models of science </w:t>
      </w:r>
      <w:r w:rsidR="00AB65AD">
        <w:t xml:space="preserve">(Scharnhorst et al. 2012) </w:t>
      </w:r>
      <w:r>
        <w:t>using data from multiple databases.</w:t>
      </w:r>
    </w:p>
    <w:p w14:paraId="16398962" w14:textId="77777777" w:rsidR="007109EE" w:rsidRDefault="007109EE" w:rsidP="006C73ED">
      <w:pPr>
        <w:pStyle w:val="Heading1"/>
      </w:pPr>
      <w:r>
        <w:lastRenderedPageBreak/>
        <w:t>Acknowledgements</w:t>
      </w:r>
    </w:p>
    <w:p w14:paraId="38582083" w14:textId="225AE67C" w:rsidR="007109EE" w:rsidRDefault="007109EE" w:rsidP="00A449FA">
      <w:r>
        <w:t xml:space="preserve">The authors acknowledge </w:t>
      </w:r>
      <w:r w:rsidR="009D351A">
        <w:t>detailed</w:t>
      </w:r>
      <w:r>
        <w:t xml:space="preserve"> comments and suggestions provided by Vincent Larivi</w:t>
      </w:r>
      <w:r w:rsidR="00E75364">
        <w:t>è</w:t>
      </w:r>
      <w:r>
        <w:t xml:space="preserve">re and Kevin </w:t>
      </w:r>
      <w:r w:rsidR="009D351A">
        <w:t xml:space="preserve">W. </w:t>
      </w:r>
      <w:r>
        <w:t xml:space="preserve">Boyak </w:t>
      </w:r>
      <w:r w:rsidR="001159CD">
        <w:t>on</w:t>
      </w:r>
      <w:r w:rsidR="009D351A">
        <w:t xml:space="preserve"> an </w:t>
      </w:r>
      <w:r>
        <w:t xml:space="preserve">early </w:t>
      </w:r>
      <w:r w:rsidR="009D351A">
        <w:t xml:space="preserve">version </w:t>
      </w:r>
      <w:r>
        <w:t>of this manuscript.</w:t>
      </w:r>
      <w:r w:rsidR="00B71954">
        <w:t xml:space="preserve"> Part of t</w:t>
      </w:r>
      <w:r w:rsidR="009D351A">
        <w:t xml:space="preserve">his work was funded by </w:t>
      </w:r>
      <w:r w:rsidR="00B71954">
        <w:t xml:space="preserve">the NoE </w:t>
      </w:r>
      <w:r w:rsidR="00B71954" w:rsidRPr="00AD6935">
        <w:t>European InterNet Science</w:t>
      </w:r>
      <w:r w:rsidR="00B71954">
        <w:t xml:space="preserve"> (EINS) (EC Grant 288021) </w:t>
      </w:r>
      <w:r w:rsidR="009D351A">
        <w:t>and the National Institutes of Health under award U01 GM098959.</w:t>
      </w:r>
    </w:p>
    <w:p w14:paraId="27E40600" w14:textId="77777777" w:rsidR="006E6E92" w:rsidRPr="00F106E9" w:rsidRDefault="006E6E92" w:rsidP="006E6E92">
      <w:pPr>
        <w:pStyle w:val="Heading1"/>
        <w:rPr>
          <w:lang w:val="nl-NL"/>
        </w:rPr>
      </w:pPr>
      <w:r w:rsidRPr="00F106E9">
        <w:rPr>
          <w:lang w:val="nl-NL"/>
        </w:rPr>
        <w:t>References</w:t>
      </w:r>
    </w:p>
    <w:p w14:paraId="71C7019E" w14:textId="69001E08" w:rsidR="00CA702D" w:rsidRPr="005C44E1" w:rsidRDefault="00CA702D" w:rsidP="005E4D27">
      <w:pPr>
        <w:pStyle w:val="008-References"/>
        <w:rPr>
          <w:lang w:val="en-US"/>
        </w:rPr>
      </w:pPr>
      <w:r w:rsidRPr="007921E4">
        <w:rPr>
          <w:lang w:val="nl-NL"/>
        </w:rPr>
        <w:t xml:space="preserve">Baars, C.; Dijk, E.; Hogenaar, A.; van Meel, M. (2008). </w:t>
      </w:r>
      <w:r w:rsidRPr="00694A94">
        <w:t>Creating an Academic Information Domain: A Dutch Example. In: Bosnjak A., Stempfhuber M. (Eds.) Get the Good Current Research Information System (CRIS) Going: Ensuring Quality of Service for the User in the European Research Area. Proceedings of the 9th International Conference on Current Research Information Systems, Maribor, Slovenia, June 05-07</w:t>
      </w:r>
      <w:r w:rsidR="009D351A">
        <w:rPr>
          <w:lang w:val="en-US"/>
        </w:rPr>
        <w:t>, p</w:t>
      </w:r>
      <w:r w:rsidRPr="005C44E1">
        <w:rPr>
          <w:lang w:val="en-US"/>
        </w:rPr>
        <w:t>ages 77-87 (</w:t>
      </w:r>
      <w:r w:rsidR="00B71954">
        <w:rPr>
          <w:lang w:val="en-US"/>
        </w:rPr>
        <w:t>Online</w:t>
      </w:r>
      <w:r w:rsidRPr="005C44E1">
        <w:rPr>
          <w:lang w:val="en-US"/>
        </w:rPr>
        <w:t xml:space="preserve"> at </w:t>
      </w:r>
      <w:r w:rsidR="004C5EED" w:rsidRPr="00AD03DE">
        <w:rPr>
          <w:lang w:val="en-US"/>
        </w:rPr>
        <w:t>http://depot.knaw.nl/5628/</w:t>
      </w:r>
      <w:r w:rsidRPr="005C44E1">
        <w:rPr>
          <w:lang w:val="en-US"/>
        </w:rPr>
        <w:t>).</w:t>
      </w:r>
    </w:p>
    <w:p w14:paraId="7A95FF82" w14:textId="77777777" w:rsidR="004C5EED" w:rsidRPr="005C44E1" w:rsidRDefault="004C5EED" w:rsidP="005E4D27">
      <w:pPr>
        <w:pStyle w:val="008-References"/>
        <w:rPr>
          <w:lang w:val="en-US"/>
        </w:rPr>
      </w:pPr>
    </w:p>
    <w:p w14:paraId="67781AD5" w14:textId="77777777" w:rsidR="004C5EED" w:rsidRDefault="004C5EED" w:rsidP="004C5EED">
      <w:pPr>
        <w:pStyle w:val="008-References"/>
      </w:pPr>
      <w:r w:rsidRPr="00423D7C">
        <w:t xml:space="preserve">Börner, K.; Ding, Y.; Conlon, M.; Corson-Rikert, J. (2012). </w:t>
      </w:r>
      <w:r w:rsidRPr="00423D7C">
        <w:rPr>
          <w:i/>
        </w:rPr>
        <w:t>VIVO: A Semantic Approach to Scholarly Networking and Discovery</w:t>
      </w:r>
      <w:r w:rsidRPr="00423D7C">
        <w:t xml:space="preserve">. </w:t>
      </w:r>
      <w:r w:rsidR="00423D7C" w:rsidRPr="00423D7C">
        <w:rPr>
          <w:rFonts w:eastAsia="Times New Roman"/>
        </w:rPr>
        <w:t xml:space="preserve">San Rafael, Calif.: </w:t>
      </w:r>
      <w:r w:rsidR="00032A7A" w:rsidRPr="00423D7C">
        <w:rPr>
          <w:rFonts w:eastAsia="Times New Roman"/>
        </w:rPr>
        <w:t>Morgan &amp; Claypool Publishers</w:t>
      </w:r>
      <w:r w:rsidR="009D351A">
        <w:rPr>
          <w:rFonts w:eastAsia="Times New Roman"/>
        </w:rPr>
        <w:t>.</w:t>
      </w:r>
    </w:p>
    <w:p w14:paraId="05AA39EB" w14:textId="77777777" w:rsidR="00CA702D" w:rsidRPr="004C5EED" w:rsidRDefault="00CA702D" w:rsidP="004C5EED">
      <w:pPr>
        <w:pStyle w:val="008-References"/>
      </w:pPr>
    </w:p>
    <w:p w14:paraId="6E7CAC5B" w14:textId="77777777" w:rsidR="00CA702D" w:rsidRPr="00694A94" w:rsidRDefault="00CA702D" w:rsidP="005E4D27">
      <w:pPr>
        <w:pStyle w:val="008-References"/>
      </w:pPr>
      <w:r w:rsidRPr="005C44E1">
        <w:rPr>
          <w:lang w:val="en-US"/>
        </w:rPr>
        <w:t xml:space="preserve">Costas, R.; Bordons, M. (2005). </w:t>
      </w:r>
      <w:r w:rsidRPr="00694A94">
        <w:t xml:space="preserve">Bibliometric indicators at the micro-level: some results in the area of natural resources at the Spanish CSIC. </w:t>
      </w:r>
      <w:r w:rsidRPr="000E7CDD">
        <w:rPr>
          <w:i/>
        </w:rPr>
        <w:t>Research Evaluation</w:t>
      </w:r>
      <w:r w:rsidRPr="00694A94">
        <w:t>, 14(2): 110-120</w:t>
      </w:r>
      <w:r w:rsidR="009D351A">
        <w:t>.</w:t>
      </w:r>
    </w:p>
    <w:p w14:paraId="3FED23E8" w14:textId="77777777" w:rsidR="00CA702D" w:rsidRPr="00694A94" w:rsidRDefault="00CA702D" w:rsidP="005E4D27">
      <w:pPr>
        <w:pStyle w:val="008-References"/>
      </w:pPr>
    </w:p>
    <w:p w14:paraId="07875712" w14:textId="77777777" w:rsidR="00CA702D" w:rsidRPr="007921E4" w:rsidRDefault="00CA702D" w:rsidP="005E4D27">
      <w:pPr>
        <w:pStyle w:val="008-References"/>
        <w:rPr>
          <w:lang w:val="es-ES"/>
        </w:rPr>
      </w:pPr>
      <w:r w:rsidRPr="00694A94">
        <w:t xml:space="preserve">Costas, R.; Bordons, M. (2008). Development of a thematic filter for the bibliometric delimitation on interdisciplinary area: </w:t>
      </w:r>
      <w:r w:rsidR="009D351A">
        <w:t>T</w:t>
      </w:r>
      <w:r w:rsidRPr="00694A94">
        <w:t xml:space="preserve">he case of Marine Science. </w:t>
      </w:r>
      <w:r w:rsidRPr="000E7CDD">
        <w:rPr>
          <w:i/>
          <w:lang w:val="es-ES"/>
        </w:rPr>
        <w:t>Revista Española de Documentación Científica</w:t>
      </w:r>
      <w:r w:rsidRPr="007921E4">
        <w:rPr>
          <w:lang w:val="es-ES"/>
        </w:rPr>
        <w:t xml:space="preserve">. 31(2): 261-272. </w:t>
      </w:r>
    </w:p>
    <w:p w14:paraId="6E241492" w14:textId="77777777" w:rsidR="00CA702D" w:rsidRPr="007921E4" w:rsidRDefault="00CA702D" w:rsidP="005E4D27">
      <w:pPr>
        <w:pStyle w:val="008-References"/>
        <w:rPr>
          <w:lang w:val="es-ES"/>
        </w:rPr>
      </w:pPr>
    </w:p>
    <w:p w14:paraId="7936065E" w14:textId="77777777" w:rsidR="00CA702D" w:rsidRDefault="00CA702D" w:rsidP="005E4D27">
      <w:pPr>
        <w:pStyle w:val="008-References"/>
      </w:pPr>
      <w:r w:rsidRPr="007921E4">
        <w:rPr>
          <w:lang w:val="es-ES"/>
        </w:rPr>
        <w:t xml:space="preserve">Costas, R.; van Leeuwen, T.N.; Bordons, M. (2010). </w:t>
      </w:r>
      <w:r w:rsidRPr="00694A94">
        <w:t xml:space="preserve">A bibliometric classificatory approach for the study and assessment of research performance at the individual level: The effects of age on productivity and impact. </w:t>
      </w:r>
      <w:r w:rsidRPr="000E7CDD">
        <w:rPr>
          <w:i/>
        </w:rPr>
        <w:t>Journal of the American Society for Information Science and Technology</w:t>
      </w:r>
      <w:r w:rsidRPr="00694A94">
        <w:t>, 61(8): 1564-1581.</w:t>
      </w:r>
    </w:p>
    <w:p w14:paraId="5AB37E35" w14:textId="77777777" w:rsidR="009151AB" w:rsidRDefault="009151AB" w:rsidP="005E4D27">
      <w:pPr>
        <w:pStyle w:val="008-References"/>
      </w:pPr>
    </w:p>
    <w:p w14:paraId="0565C6A7" w14:textId="4EAEE46C" w:rsidR="00511ACA" w:rsidRDefault="009151AB" w:rsidP="009151AB">
      <w:pPr>
        <w:pStyle w:val="008-References"/>
      </w:pPr>
      <w:r w:rsidRPr="009151AB">
        <w:t>Costas, R</w:t>
      </w:r>
      <w:r>
        <w:t>;</w:t>
      </w:r>
      <w:r w:rsidRPr="009151AB">
        <w:t xml:space="preserve"> van Bochove</w:t>
      </w:r>
      <w:r>
        <w:t>, C</w:t>
      </w:r>
      <w:r w:rsidRPr="009151AB">
        <w:t>. "On the Relationship between Author Collaboration and Impact of Scientific Publications." Proceedings of 17th International Conference on Science and Technology Indicators. 2012.</w:t>
      </w:r>
    </w:p>
    <w:p w14:paraId="32FD9238" w14:textId="267DDA14" w:rsidR="009151AB" w:rsidRPr="009151AB" w:rsidRDefault="009151AB" w:rsidP="009151AB">
      <w:pPr>
        <w:pStyle w:val="008-References"/>
      </w:pPr>
    </w:p>
    <w:p w14:paraId="00C9058D" w14:textId="77777777" w:rsidR="009D0E85" w:rsidRPr="00694A94" w:rsidRDefault="009D0E85" w:rsidP="005E4D27">
      <w:pPr>
        <w:pStyle w:val="008-References"/>
      </w:pPr>
      <w:r w:rsidRPr="00A2050D">
        <w:rPr>
          <w:lang w:val="es-ES"/>
        </w:rPr>
        <w:t xml:space="preserve">D’Angelo, C.A.; Guiffrida, C.; Abramo, G. (2011). </w:t>
      </w:r>
      <w:r w:rsidRPr="00694A94">
        <w:t>A heur</w:t>
      </w:r>
      <w:r w:rsidR="0050233F">
        <w:t>i</w:t>
      </w:r>
      <w:r w:rsidRPr="00694A94">
        <w:t xml:space="preserve">stic approach to author name disambiguation in bibliometrics databases for large-scale research assessments. </w:t>
      </w:r>
      <w:r w:rsidRPr="000E7CDD">
        <w:rPr>
          <w:i/>
        </w:rPr>
        <w:t>Journal of the American Society for Information Science and Technology</w:t>
      </w:r>
      <w:r w:rsidRPr="00694A94">
        <w:t>, 62(2): 257-269.</w:t>
      </w:r>
    </w:p>
    <w:p w14:paraId="3AE69C09" w14:textId="77777777" w:rsidR="009D0E85" w:rsidRPr="00694A94" w:rsidRDefault="009D0E85" w:rsidP="005E4D27">
      <w:pPr>
        <w:pStyle w:val="008-References"/>
      </w:pPr>
    </w:p>
    <w:p w14:paraId="3BFCC662" w14:textId="77777777" w:rsidR="00CA702D" w:rsidRPr="00694A94" w:rsidRDefault="00CA702D" w:rsidP="005E4D27">
      <w:pPr>
        <w:pStyle w:val="008-References"/>
      </w:pPr>
      <w:r w:rsidRPr="00694A94">
        <w:t>Foley, M.J.; Kochalk, D.L. (2010). Open Researcher and Contributor Identification (ORCID). Proceedings of the Charleston Library Conference &lt;http://dx.doi.org/10.5703/1288284314850&gt;</w:t>
      </w:r>
      <w:r w:rsidR="009D351A">
        <w:t>.</w:t>
      </w:r>
    </w:p>
    <w:p w14:paraId="6B537CFC" w14:textId="77777777" w:rsidR="00CA702D" w:rsidRPr="00694A94" w:rsidRDefault="00CA702D" w:rsidP="005E4D27">
      <w:pPr>
        <w:pStyle w:val="008-References"/>
      </w:pPr>
    </w:p>
    <w:p w14:paraId="7CEEB226" w14:textId="4FC91848" w:rsidR="00CA702D" w:rsidRPr="00694A94" w:rsidRDefault="00CA702D" w:rsidP="005E4D27">
      <w:pPr>
        <w:pStyle w:val="008-References"/>
      </w:pPr>
      <w:r w:rsidRPr="005E51B3">
        <w:rPr>
          <w:lang w:val="nl-NL"/>
        </w:rPr>
        <w:t xml:space="preserve">Moed, H.F.; Aisati, M.; Plume, A. (2012). </w:t>
      </w:r>
      <w:r w:rsidRPr="00694A94">
        <w:t xml:space="preserve">Studying scientific migration in Scopus. </w:t>
      </w:r>
      <w:r w:rsidRPr="000E7CDD">
        <w:rPr>
          <w:i/>
        </w:rPr>
        <w:t>Scientometrics</w:t>
      </w:r>
      <w:r w:rsidRPr="00694A94">
        <w:t xml:space="preserve">, </w:t>
      </w:r>
      <w:r w:rsidR="009D351A">
        <w:t xml:space="preserve">Online at </w:t>
      </w:r>
      <w:r w:rsidR="009D351A" w:rsidRPr="00AD03DE">
        <w:t>http://link.springer.com/content/pdf/10.1007%2Fs11192-012-0783-9</w:t>
      </w:r>
      <w:r w:rsidR="009D351A">
        <w:t xml:space="preserve"> </w:t>
      </w:r>
      <w:r w:rsidR="009D351A" w:rsidRPr="009D351A">
        <w:t xml:space="preserve"> </w:t>
      </w:r>
    </w:p>
    <w:p w14:paraId="6C355D81" w14:textId="77777777" w:rsidR="009A4290" w:rsidRPr="00694A94" w:rsidRDefault="009A4290" w:rsidP="005E4D27">
      <w:pPr>
        <w:pStyle w:val="008-References"/>
      </w:pPr>
    </w:p>
    <w:p w14:paraId="1B7639CF" w14:textId="21947073" w:rsidR="009151AB" w:rsidRPr="009151AB" w:rsidRDefault="009151AB" w:rsidP="009151AB">
      <w:pPr>
        <w:pStyle w:val="008-References"/>
      </w:pPr>
      <w:r w:rsidRPr="009151AB">
        <w:t>Larivière, V., Gingras, Y., &amp; Archambault, É. (2006). Canadian collaboration networks: A comparative analysis of the natural sciences, social sciences and the humanities. Scientometrics, 68(3), 519–533.</w:t>
      </w:r>
    </w:p>
    <w:p w14:paraId="7DA86A33" w14:textId="77777777" w:rsidR="009E7896" w:rsidRPr="006B6D55" w:rsidRDefault="009E7896" w:rsidP="005E4D27">
      <w:pPr>
        <w:pStyle w:val="008-References"/>
        <w:rPr>
          <w:lang w:val="en-US"/>
        </w:rPr>
      </w:pPr>
    </w:p>
    <w:p w14:paraId="63B115A6" w14:textId="77777777" w:rsidR="009151AB" w:rsidRDefault="009151AB" w:rsidP="009151AB">
      <w:pPr>
        <w:pStyle w:val="008-References"/>
        <w:rPr>
          <w:lang w:val="en-US"/>
        </w:rPr>
      </w:pPr>
      <w:r w:rsidRPr="006B6D55">
        <w:rPr>
          <w:lang w:val="en-US"/>
        </w:rPr>
        <w:t>Lariviere, V. (2010). A bibliometric analysis of Quebec</w:t>
      </w:r>
      <w:r>
        <w:rPr>
          <w:lang w:val="en-US"/>
        </w:rPr>
        <w:t>’s PhD students’contribution to the advancement of knowledge. PhD Thesis. Montreal: McGill University.</w:t>
      </w:r>
    </w:p>
    <w:p w14:paraId="1B985DB2" w14:textId="77777777" w:rsidR="009151AB" w:rsidRDefault="009151AB" w:rsidP="009151AB">
      <w:pPr>
        <w:pStyle w:val="008-References"/>
        <w:rPr>
          <w:lang w:val="en-US"/>
        </w:rPr>
      </w:pPr>
    </w:p>
    <w:p w14:paraId="40FF2575" w14:textId="772FC779" w:rsidR="007E5261" w:rsidRPr="00694A94" w:rsidRDefault="007E5261" w:rsidP="005E4D27">
      <w:pPr>
        <w:pStyle w:val="008-References"/>
      </w:pPr>
      <w:r w:rsidRPr="00B822AE">
        <w:rPr>
          <w:lang w:val="en-US"/>
        </w:rPr>
        <w:t xml:space="preserve">Reijnhoudt, L.; Stamper, M.J.; Börner, K.; Baars, C.; Scharnhorst, A.  </w:t>
      </w:r>
      <w:r w:rsidRPr="00694A94">
        <w:t xml:space="preserve">(2012) NARCIS: Network of Experts and Knowledge Organizations in the Netherlands. Poster presented at the Third annual VIVO conference, August 22 - 24, 2012 Florida, USA, </w:t>
      </w:r>
      <w:hyperlink r:id="rId14" w:history="1">
        <w:r w:rsidRPr="00694A94">
          <w:rPr>
            <w:rStyle w:val="Hyperlink"/>
            <w:color w:val="auto"/>
            <w:u w:val="none"/>
          </w:rPr>
          <w:t>http://vivoweb.org/conference2012</w:t>
        </w:r>
      </w:hyperlink>
      <w:r w:rsidR="009D351A">
        <w:t xml:space="preserve">. </w:t>
      </w:r>
      <w:r w:rsidR="00B71954">
        <w:t xml:space="preserve">Online </w:t>
      </w:r>
      <w:r w:rsidRPr="00694A94">
        <w:t xml:space="preserve"> at </w:t>
      </w:r>
      <w:r w:rsidR="001159CD" w:rsidRPr="00AD03DE">
        <w:t>http://cns.iu.edu/docs/research/2012_NARCIS.pdf</w:t>
      </w:r>
      <w:r w:rsidR="009D351A">
        <w:t xml:space="preserve">  </w:t>
      </w:r>
    </w:p>
    <w:p w14:paraId="174CC7F5" w14:textId="77777777" w:rsidR="003F526F" w:rsidRPr="00694A94" w:rsidRDefault="003F526F" w:rsidP="005E4D27">
      <w:pPr>
        <w:pStyle w:val="008-References"/>
      </w:pPr>
    </w:p>
    <w:p w14:paraId="779FBC4C" w14:textId="6483F62E" w:rsidR="003F526F" w:rsidRPr="00694A94" w:rsidRDefault="007E27D3" w:rsidP="005E4D27">
      <w:pPr>
        <w:pStyle w:val="008-References"/>
      </w:pPr>
      <w:r w:rsidRPr="00694A94">
        <w:lastRenderedPageBreak/>
        <w:t>Scharnhorst, A</w:t>
      </w:r>
      <w:r w:rsidR="00072EBE" w:rsidRPr="00694A94">
        <w:t>.</w:t>
      </w:r>
      <w:r w:rsidRPr="00694A94">
        <w:t>, Garfield</w:t>
      </w:r>
      <w:r w:rsidR="00072EBE" w:rsidRPr="00694A94">
        <w:t>, E. (</w:t>
      </w:r>
      <w:r w:rsidRPr="00694A94">
        <w:t>2011</w:t>
      </w:r>
      <w:r w:rsidR="00072EBE" w:rsidRPr="00694A94">
        <w:t>)</w:t>
      </w:r>
      <w:r w:rsidRPr="00694A94">
        <w:t xml:space="preserve"> Tracing Scientific Influence. </w:t>
      </w:r>
      <w:r w:rsidRPr="000E7CDD">
        <w:rPr>
          <w:i/>
        </w:rPr>
        <w:t>Dynamics of Socio-Economic Systems</w:t>
      </w:r>
      <w:r w:rsidR="009D351A">
        <w:t>,</w:t>
      </w:r>
      <w:r w:rsidRPr="00694A94">
        <w:t xml:space="preserve"> 2 (11): 1–31. Preprint </w:t>
      </w:r>
      <w:r w:rsidR="00B71954">
        <w:t>online</w:t>
      </w:r>
      <w:r w:rsidRPr="00694A94">
        <w:t xml:space="preserve"> at </w:t>
      </w:r>
      <w:r w:rsidR="00AD155B" w:rsidRPr="00AD03DE">
        <w:t>http://arxiv.org/abs/1010.3525</w:t>
      </w:r>
      <w:r w:rsidR="009D351A">
        <w:t xml:space="preserve"> </w:t>
      </w:r>
    </w:p>
    <w:p w14:paraId="46079596" w14:textId="77777777" w:rsidR="00CA702D" w:rsidRPr="00694A94" w:rsidRDefault="00CA702D" w:rsidP="005E4D27">
      <w:pPr>
        <w:pStyle w:val="008-References"/>
      </w:pPr>
    </w:p>
    <w:p w14:paraId="2C027D93" w14:textId="77777777" w:rsidR="003F526F" w:rsidRPr="005E51B3" w:rsidRDefault="003F526F" w:rsidP="005E4D27">
      <w:pPr>
        <w:pStyle w:val="008-References"/>
        <w:rPr>
          <w:lang w:val="en-US"/>
        </w:rPr>
      </w:pPr>
      <w:r w:rsidRPr="007921E4">
        <w:rPr>
          <w:lang w:val="nl-NL"/>
        </w:rPr>
        <w:t>Scharnhorst, A</w:t>
      </w:r>
      <w:r w:rsidR="00072EBE" w:rsidRPr="007921E4">
        <w:rPr>
          <w:lang w:val="nl-NL"/>
        </w:rPr>
        <w:t>.;</w:t>
      </w:r>
      <w:r w:rsidRPr="007921E4">
        <w:rPr>
          <w:lang w:val="nl-NL"/>
        </w:rPr>
        <w:t xml:space="preserve"> Börner,</w:t>
      </w:r>
      <w:r w:rsidR="00072EBE" w:rsidRPr="007921E4">
        <w:rPr>
          <w:lang w:val="nl-NL"/>
        </w:rPr>
        <w:t xml:space="preserve"> K.</w:t>
      </w:r>
      <w:r w:rsidRPr="007921E4">
        <w:rPr>
          <w:lang w:val="nl-NL"/>
        </w:rPr>
        <w:t xml:space="preserve"> and </w:t>
      </w:r>
      <w:r w:rsidR="00694A94" w:rsidRPr="007921E4">
        <w:rPr>
          <w:lang w:val="nl-NL"/>
        </w:rPr>
        <w:t>V</w:t>
      </w:r>
      <w:r w:rsidR="007B4757" w:rsidRPr="007921E4">
        <w:rPr>
          <w:lang w:val="nl-NL"/>
        </w:rPr>
        <w:t xml:space="preserve">an den </w:t>
      </w:r>
      <w:r w:rsidRPr="007921E4">
        <w:rPr>
          <w:lang w:val="nl-NL"/>
        </w:rPr>
        <w:t xml:space="preserve">Besselaar, </w:t>
      </w:r>
      <w:r w:rsidR="00072EBE" w:rsidRPr="007921E4">
        <w:rPr>
          <w:lang w:val="nl-NL"/>
        </w:rPr>
        <w:t xml:space="preserve">P. </w:t>
      </w:r>
      <w:r w:rsidRPr="007921E4">
        <w:rPr>
          <w:lang w:val="nl-NL"/>
        </w:rPr>
        <w:t xml:space="preserve">eds. </w:t>
      </w:r>
      <w:r w:rsidR="009D351A" w:rsidRPr="005E51B3">
        <w:rPr>
          <w:lang w:val="en-US"/>
        </w:rPr>
        <w:t>(</w:t>
      </w:r>
      <w:r w:rsidRPr="005E51B3">
        <w:rPr>
          <w:lang w:val="en-US"/>
        </w:rPr>
        <w:t>2012</w:t>
      </w:r>
      <w:r w:rsidR="009D351A" w:rsidRPr="005E51B3">
        <w:rPr>
          <w:lang w:val="en-US"/>
        </w:rPr>
        <w:t>)</w:t>
      </w:r>
      <w:r w:rsidRPr="005E51B3">
        <w:rPr>
          <w:lang w:val="en-US"/>
        </w:rPr>
        <w:t xml:space="preserve"> </w:t>
      </w:r>
      <w:r w:rsidRPr="005E51B3">
        <w:rPr>
          <w:i/>
          <w:lang w:val="en-US"/>
        </w:rPr>
        <w:t>Models of Science Dynamics</w:t>
      </w:r>
      <w:r w:rsidRPr="005E51B3">
        <w:rPr>
          <w:lang w:val="en-US"/>
        </w:rPr>
        <w:t>. Berlin, Heidelberg: Springer Berlin Heidelberg. doi:10.100</w:t>
      </w:r>
      <w:r w:rsidR="009A4290" w:rsidRPr="005E51B3">
        <w:rPr>
          <w:lang w:val="en-US"/>
        </w:rPr>
        <w:t xml:space="preserve">7/978-3-642-23068-4. </w:t>
      </w:r>
    </w:p>
    <w:p w14:paraId="76984152" w14:textId="77777777" w:rsidR="009A4290" w:rsidRPr="005E51B3" w:rsidRDefault="009A4290" w:rsidP="005E4D27">
      <w:pPr>
        <w:pStyle w:val="008-References"/>
        <w:rPr>
          <w:lang w:val="en-US"/>
        </w:rPr>
      </w:pPr>
    </w:p>
    <w:p w14:paraId="4A0EED96" w14:textId="77777777" w:rsidR="00CA702D" w:rsidRPr="00694A94" w:rsidRDefault="00CA702D" w:rsidP="005E4D27">
      <w:pPr>
        <w:pStyle w:val="008-References"/>
      </w:pPr>
      <w:r w:rsidRPr="00694A94">
        <w:t xml:space="preserve">Scopus (2009). Frequently Asked </w:t>
      </w:r>
      <w:r w:rsidR="00B71954">
        <w:t xml:space="preserve">Questions – Author Identifier. Online at </w:t>
      </w:r>
      <w:r w:rsidRPr="00694A94">
        <w:t>http://www.info.sciverse.com/documents/files/scopus-training/resourcelibrary/p</w:t>
      </w:r>
      <w:r w:rsidR="00B71954">
        <w:t>df/FAQ_Author_Identifier_09.pdf</w:t>
      </w:r>
      <w:r w:rsidRPr="00694A94">
        <w:t xml:space="preserve"> </w:t>
      </w:r>
    </w:p>
    <w:p w14:paraId="39BD64A4" w14:textId="77777777" w:rsidR="00CA702D" w:rsidRPr="00694A94" w:rsidRDefault="00CA702D" w:rsidP="005E4D27">
      <w:pPr>
        <w:pStyle w:val="008-References"/>
      </w:pPr>
    </w:p>
    <w:p w14:paraId="31CAB68E" w14:textId="77777777" w:rsidR="00CA702D" w:rsidRPr="00694A94" w:rsidRDefault="00CA702D" w:rsidP="005E4D27">
      <w:pPr>
        <w:pStyle w:val="008-References"/>
      </w:pPr>
      <w:r w:rsidRPr="00694A94">
        <w:t xml:space="preserve">Sladek, R.; Tieman, J.; Fazekas, B.S.; Abernethy, A.P.; Currow, D.C. (2006). Development of a subject search filter to find information relevant to palliative care in the general medical literature. </w:t>
      </w:r>
      <w:r w:rsidRPr="000E7CDD">
        <w:rPr>
          <w:i/>
        </w:rPr>
        <w:t>Journal of the Medical Library Association.</w:t>
      </w:r>
      <w:r w:rsidRPr="00694A94">
        <w:t xml:space="preserve"> 94(4): 394-401.</w:t>
      </w:r>
    </w:p>
    <w:p w14:paraId="48CA2A4C" w14:textId="77777777" w:rsidR="00CA702D" w:rsidRPr="00694A94" w:rsidRDefault="00CA702D" w:rsidP="005E4D27">
      <w:pPr>
        <w:pStyle w:val="008-References"/>
      </w:pPr>
    </w:p>
    <w:p w14:paraId="0EC56EBE" w14:textId="77777777" w:rsidR="00CA702D" w:rsidRDefault="00CA702D" w:rsidP="005E4D27">
      <w:pPr>
        <w:pStyle w:val="008-References"/>
      </w:pPr>
      <w:r w:rsidRPr="00B822AE">
        <w:rPr>
          <w:lang w:val="en-US"/>
        </w:rPr>
        <w:t>Smalheiser</w:t>
      </w:r>
      <w:r w:rsidR="00072EBE" w:rsidRPr="00B822AE">
        <w:rPr>
          <w:lang w:val="en-US"/>
        </w:rPr>
        <w:t>,</w:t>
      </w:r>
      <w:r w:rsidRPr="00B822AE">
        <w:rPr>
          <w:lang w:val="en-US"/>
        </w:rPr>
        <w:t xml:space="preserve"> N</w:t>
      </w:r>
      <w:r w:rsidR="00072EBE" w:rsidRPr="00B822AE">
        <w:rPr>
          <w:lang w:val="en-US"/>
        </w:rPr>
        <w:t>.</w:t>
      </w:r>
      <w:r w:rsidRPr="00B822AE">
        <w:rPr>
          <w:lang w:val="en-US"/>
        </w:rPr>
        <w:t>R</w:t>
      </w:r>
      <w:r w:rsidR="00072EBE" w:rsidRPr="00B822AE">
        <w:rPr>
          <w:lang w:val="en-US"/>
        </w:rPr>
        <w:t>.</w:t>
      </w:r>
      <w:r w:rsidRPr="00B822AE">
        <w:rPr>
          <w:lang w:val="en-US"/>
        </w:rPr>
        <w:t>, Torvik</w:t>
      </w:r>
      <w:r w:rsidR="00072EBE" w:rsidRPr="00B822AE">
        <w:rPr>
          <w:lang w:val="en-US"/>
        </w:rPr>
        <w:t>,</w:t>
      </w:r>
      <w:r w:rsidRPr="00B822AE">
        <w:rPr>
          <w:lang w:val="en-US"/>
        </w:rPr>
        <w:t xml:space="preserve"> V</w:t>
      </w:r>
      <w:r w:rsidR="00072EBE" w:rsidRPr="00B822AE">
        <w:rPr>
          <w:lang w:val="en-US"/>
        </w:rPr>
        <w:t>.</w:t>
      </w:r>
      <w:r w:rsidRPr="00B822AE">
        <w:rPr>
          <w:lang w:val="en-US"/>
        </w:rPr>
        <w:t xml:space="preserve">I. (2009). </w:t>
      </w:r>
      <w:r w:rsidRPr="00694A94">
        <w:t xml:space="preserve">Author name disambiguation. </w:t>
      </w:r>
      <w:r w:rsidRPr="000E7CDD">
        <w:rPr>
          <w:i/>
        </w:rPr>
        <w:t>Annual Review of Information Science and Technology</w:t>
      </w:r>
      <w:r w:rsidRPr="00694A94">
        <w:t>. 43: 287-313.</w:t>
      </w:r>
    </w:p>
    <w:p w14:paraId="1273D777" w14:textId="77777777" w:rsidR="009151AB" w:rsidRPr="00694A94" w:rsidRDefault="009151AB" w:rsidP="005E4D27">
      <w:pPr>
        <w:pStyle w:val="008-References"/>
      </w:pPr>
    </w:p>
    <w:p w14:paraId="47362D4A" w14:textId="4E61A13F" w:rsidR="00CA702D" w:rsidRDefault="009151AB" w:rsidP="009151AB">
      <w:pPr>
        <w:pStyle w:val="008-References"/>
      </w:pPr>
      <w:r w:rsidRPr="009151AB">
        <w:t>Sonnenwald, D. H. (2005). Scientific Collaboration. Annual Review of Information Science and Technology, 41(1), 643–681.</w:t>
      </w:r>
    </w:p>
    <w:p w14:paraId="011DA116" w14:textId="77777777" w:rsidR="009151AB" w:rsidRPr="009151AB" w:rsidRDefault="009151AB" w:rsidP="009151AB">
      <w:pPr>
        <w:pStyle w:val="008-References"/>
      </w:pPr>
    </w:p>
    <w:p w14:paraId="0474478E" w14:textId="77777777" w:rsidR="00CA702D" w:rsidRPr="005C44E1" w:rsidRDefault="00CA702D" w:rsidP="005E4D27">
      <w:pPr>
        <w:pStyle w:val="008-References"/>
        <w:rPr>
          <w:lang w:val="en-US"/>
        </w:rPr>
      </w:pPr>
      <w:r w:rsidRPr="00694A94">
        <w:t xml:space="preserve">Van Leeuwen, T.N. (2007). Modelling of bibliometric approaches and importance of output verification in research performance assessment. </w:t>
      </w:r>
      <w:r w:rsidRPr="00B71954">
        <w:rPr>
          <w:i/>
          <w:lang w:val="en-US"/>
        </w:rPr>
        <w:t>Research Evaluation</w:t>
      </w:r>
      <w:r w:rsidRPr="005C44E1">
        <w:rPr>
          <w:lang w:val="en-US"/>
        </w:rPr>
        <w:t>, 16 (2): 93-105.</w:t>
      </w:r>
    </w:p>
    <w:p w14:paraId="7BE9B3A0" w14:textId="77777777" w:rsidR="00CA702D" w:rsidRPr="00694A94" w:rsidRDefault="00CA702D" w:rsidP="004C5EED">
      <w:pPr>
        <w:pStyle w:val="008-References"/>
        <w:ind w:left="0" w:firstLine="0"/>
      </w:pPr>
    </w:p>
    <w:p w14:paraId="4F9D054C" w14:textId="77777777" w:rsidR="00E94542" w:rsidRPr="00694A94" w:rsidRDefault="00E94542" w:rsidP="005E4D27">
      <w:pPr>
        <w:pStyle w:val="008-References"/>
      </w:pPr>
      <w:r w:rsidRPr="00B822AE">
        <w:rPr>
          <w:lang w:val="en-US"/>
        </w:rPr>
        <w:t xml:space="preserve">Vieira, E.S.; Gomes, J.A.N.F. (2011). </w:t>
      </w:r>
      <w:r w:rsidRPr="00694A94">
        <w:t xml:space="preserve">An impact indicator for researchers. </w:t>
      </w:r>
      <w:r w:rsidRPr="000E7CDD">
        <w:rPr>
          <w:i/>
        </w:rPr>
        <w:t>Scientometrics</w:t>
      </w:r>
      <w:r w:rsidRPr="00694A94">
        <w:t>, 89 (2): 607-629</w:t>
      </w:r>
      <w:r w:rsidR="00F47372" w:rsidRPr="00694A94">
        <w:t>.</w:t>
      </w:r>
    </w:p>
    <w:p w14:paraId="55E11E55" w14:textId="77777777" w:rsidR="00E94542" w:rsidRPr="00694A94" w:rsidRDefault="00E94542" w:rsidP="005E4D27">
      <w:pPr>
        <w:pStyle w:val="008-References"/>
      </w:pPr>
    </w:p>
    <w:p w14:paraId="38558808" w14:textId="77777777" w:rsidR="00CA702D" w:rsidRDefault="00CA702D" w:rsidP="005E4D27">
      <w:pPr>
        <w:pStyle w:val="008-References"/>
        <w:rPr>
          <w:lang w:val="en-US"/>
        </w:rPr>
      </w:pPr>
      <w:r w:rsidRPr="00B822AE">
        <w:rPr>
          <w:lang w:val="en-US"/>
        </w:rPr>
        <w:t xml:space="preserve">Waltman, L.; van Eck, N.J. (2012). </w:t>
      </w:r>
      <w:r w:rsidRPr="00694A94">
        <w:t>A new methodology for constructing a publication-le</w:t>
      </w:r>
      <w:r w:rsidR="005543AD">
        <w:t>v</w:t>
      </w:r>
      <w:r w:rsidRPr="00694A94">
        <w:t xml:space="preserve">el classification system of science. </w:t>
      </w:r>
      <w:r w:rsidR="00E80A5F" w:rsidRPr="000E7CDD">
        <w:rPr>
          <w:i/>
          <w:lang w:val="en-US"/>
        </w:rPr>
        <w:t>Journal of the American Society for Information Science and Technology</w:t>
      </w:r>
      <w:r w:rsidRPr="00782421">
        <w:rPr>
          <w:lang w:val="en-US"/>
        </w:rPr>
        <w:t xml:space="preserve">, </w:t>
      </w:r>
      <w:r w:rsidR="00E80A5F">
        <w:rPr>
          <w:lang w:val="en-US"/>
        </w:rPr>
        <w:t>63(12): 2378-2392.</w:t>
      </w:r>
    </w:p>
    <w:p w14:paraId="2A5E5799" w14:textId="77777777" w:rsidR="00CC4FE1" w:rsidRDefault="00CC4FE1" w:rsidP="005E4D27">
      <w:pPr>
        <w:pStyle w:val="008-References"/>
        <w:rPr>
          <w:lang w:val="en-US"/>
        </w:rPr>
      </w:pPr>
    </w:p>
    <w:p w14:paraId="5209DE6F" w14:textId="15155ED8" w:rsidR="00E36645" w:rsidRDefault="00CC4FE1" w:rsidP="00E36645">
      <w:pPr>
        <w:pStyle w:val="008-References"/>
        <w:rPr>
          <w:lang w:val="en-US"/>
        </w:rPr>
      </w:pPr>
      <w:r w:rsidRPr="00E36645">
        <w:rPr>
          <w:lang w:val="en-US"/>
        </w:rPr>
        <w:t>White, Howard D. (</w:t>
      </w:r>
      <w:r w:rsidR="00E36645" w:rsidRPr="00E36645">
        <w:rPr>
          <w:lang w:val="en-US"/>
        </w:rPr>
        <w:t>2001</w:t>
      </w:r>
      <w:r w:rsidRPr="00E36645">
        <w:rPr>
          <w:lang w:val="en-US"/>
        </w:rPr>
        <w:t xml:space="preserve">). Authors as Citers over Time. </w:t>
      </w:r>
      <w:r w:rsidR="00E36645" w:rsidRPr="00E36645">
        <w:rPr>
          <w:i/>
          <w:lang w:val="en-US"/>
        </w:rPr>
        <w:t>Journal</w:t>
      </w:r>
      <w:r w:rsidR="00E36645" w:rsidRPr="000E7CDD">
        <w:rPr>
          <w:i/>
          <w:lang w:val="en-US"/>
        </w:rPr>
        <w:t xml:space="preserve"> of the American Society for Information Science and Technology</w:t>
      </w:r>
      <w:r w:rsidR="00E36645" w:rsidRPr="00782421">
        <w:rPr>
          <w:lang w:val="en-US"/>
        </w:rPr>
        <w:t xml:space="preserve">, </w:t>
      </w:r>
      <w:r w:rsidR="00E36645">
        <w:rPr>
          <w:lang w:val="en-US"/>
        </w:rPr>
        <w:t>52(2): 87-108.</w:t>
      </w:r>
    </w:p>
    <w:p w14:paraId="44507CFD" w14:textId="77D56ED5" w:rsidR="00CA702D" w:rsidRPr="00782421" w:rsidRDefault="00CA702D" w:rsidP="005E4D27">
      <w:pPr>
        <w:pStyle w:val="008-References"/>
        <w:rPr>
          <w:lang w:val="en-US"/>
        </w:rPr>
      </w:pPr>
    </w:p>
    <w:p w14:paraId="5ED7C6D5" w14:textId="77777777" w:rsidR="00CA702D" w:rsidRPr="00694A94" w:rsidRDefault="00CA702D" w:rsidP="005E4D27">
      <w:pPr>
        <w:pStyle w:val="008-References"/>
      </w:pPr>
      <w:r w:rsidRPr="004B3923">
        <w:rPr>
          <w:lang w:val="en-US"/>
        </w:rPr>
        <w:t xml:space="preserve">Zuccala, A.; Costas, R.; van Leeuwen, T.N. (2010). </w:t>
      </w:r>
      <w:r w:rsidRPr="00694A94">
        <w:t xml:space="preserve">Evaluating research departments using individual level bibliometrics. </w:t>
      </w:r>
      <w:r w:rsidRPr="00B71954">
        <w:rPr>
          <w:i/>
        </w:rPr>
        <w:t>Eleventh International Conference on Science and Technology Indicators</w:t>
      </w:r>
      <w:r w:rsidRPr="00694A94">
        <w:t>. Leiden: CWTS-Leiden University.</w:t>
      </w:r>
    </w:p>
    <w:p w14:paraId="16F3B9D0" w14:textId="77777777" w:rsidR="006E6E92" w:rsidRPr="00596A76" w:rsidRDefault="006E6E92" w:rsidP="00CA702D">
      <w:pPr>
        <w:pStyle w:val="008-References"/>
        <w:ind w:left="0" w:firstLine="0"/>
      </w:pPr>
    </w:p>
    <w:sectPr w:rsidR="006E6E92" w:rsidRPr="00596A76" w:rsidSect="003B6921">
      <w:footerReference w:type="even" r:id="rId15"/>
      <w:footerReference w:type="default" r:id="rId16"/>
      <w:endnotePr>
        <w:numFmt w:val="decimal"/>
      </w:endnotePr>
      <w:pgSz w:w="11907" w:h="16840"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966B65" w14:textId="77777777" w:rsidR="001933F8" w:rsidRDefault="001933F8" w:rsidP="003B62DB">
      <w:r>
        <w:separator/>
      </w:r>
    </w:p>
  </w:endnote>
  <w:endnote w:type="continuationSeparator" w:id="0">
    <w:p w14:paraId="5841447E" w14:textId="77777777" w:rsidR="001933F8" w:rsidRDefault="001933F8" w:rsidP="003B62DB">
      <w:r>
        <w:continuationSeparator/>
      </w:r>
    </w:p>
  </w:endnote>
  <w:endnote w:type="continuationNotice" w:id="1">
    <w:p w14:paraId="661E3AD2" w14:textId="77777777" w:rsidR="001933F8" w:rsidRDefault="001933F8"/>
  </w:endnote>
  <w:endnote w:id="2">
    <w:p w14:paraId="0796A225" w14:textId="77929A1D" w:rsidR="00BB77EC" w:rsidRPr="00721F4C" w:rsidRDefault="00BB77EC" w:rsidP="00721F4C">
      <w:pPr>
        <w:pStyle w:val="008-References"/>
      </w:pPr>
      <w:r>
        <w:rPr>
          <w:rStyle w:val="EndnoteReference"/>
        </w:rPr>
        <w:endnoteRef/>
      </w:r>
      <w:r>
        <w:t xml:space="preserve"> </w:t>
      </w:r>
      <w:r>
        <w:rPr>
          <w:lang w:val="en-US"/>
        </w:rPr>
        <w:t xml:space="preserve">The complexity of name </w:t>
      </w:r>
      <w:r w:rsidRPr="00721F4C">
        <w:t>disambiguation seems to rise if one goes back in history, which also has to do with a cultural change in claiming authorship. As stated in Wikipedia (</w:t>
      </w:r>
      <w:hyperlink r:id="rId1" w:history="1">
        <w:r w:rsidRPr="00721F4C">
          <w:t>http://en.wikipedia.org/wiki/Medieval_literature</w:t>
        </w:r>
      </w:hyperlink>
      <w:r w:rsidRPr="00721F4C">
        <w:t xml:space="preserve">) in the medieval literature one finds a tendency to anonymity or referring to an </w:t>
      </w:r>
      <w:proofErr w:type="spellStart"/>
      <w:r w:rsidRPr="00721F4C">
        <w:t>auctor</w:t>
      </w:r>
      <w:proofErr w:type="spellEnd"/>
      <w:r w:rsidRPr="00721F4C">
        <w:t xml:space="preserve"> (http://en.wikipedia.org/wiki/Auctor).  Not to talk about different forms of names in Latin, Greek or other languages and their changes over time.</w:t>
      </w:r>
    </w:p>
  </w:endnote>
  <w:endnote w:id="3">
    <w:p w14:paraId="3A98B18C" w14:textId="77777777" w:rsidR="00BB77EC" w:rsidRPr="00C31980" w:rsidRDefault="00BB77EC" w:rsidP="00721F4C">
      <w:pPr>
        <w:pStyle w:val="008-References"/>
        <w:rPr>
          <w:lang w:val="en-US"/>
        </w:rPr>
      </w:pPr>
      <w:r w:rsidRPr="00721F4C">
        <w:rPr>
          <w:rStyle w:val="EndnoteReference"/>
        </w:rPr>
        <w:endnoteRef/>
      </w:r>
      <w:r w:rsidRPr="00721F4C">
        <w:rPr>
          <w:rStyle w:val="EndnoteReference"/>
        </w:rPr>
        <w:t xml:space="preserve"> </w:t>
      </w:r>
      <w:r w:rsidRPr="00721F4C">
        <w:t xml:space="preserve">The idea of combining different data sources with the objective of collecting data at the individual level is not completely new (see for example </w:t>
      </w:r>
      <w:proofErr w:type="spellStart"/>
      <w:r w:rsidRPr="00721F4C">
        <w:t>D’Angelo</w:t>
      </w:r>
      <w:proofErr w:type="spellEnd"/>
      <w:r w:rsidRPr="00721F4C">
        <w:t xml:space="preserve"> et al, 2011) and has shown already</w:t>
      </w:r>
      <w:r>
        <w:t xml:space="preserve"> interesting results</w:t>
      </w:r>
      <w:r w:rsidRPr="00C31980">
        <w:t>.</w:t>
      </w:r>
    </w:p>
  </w:endnote>
  <w:endnote w:id="4">
    <w:p w14:paraId="431616C7" w14:textId="0166AD9F" w:rsidR="00BB77EC" w:rsidRPr="00D20A42" w:rsidRDefault="00BB77EC" w:rsidP="00D20A42">
      <w:pPr>
        <w:pStyle w:val="008-References"/>
        <w:rPr>
          <w:lang w:val="en-US"/>
        </w:rPr>
      </w:pPr>
      <w:r>
        <w:rPr>
          <w:rStyle w:val="EndnoteReference"/>
        </w:rPr>
        <w:endnoteRef/>
      </w:r>
      <w:r>
        <w:t xml:space="preserve"> The data compiled at CWTS about Dutch scholars are used for the research purposes in this study only and with consent of the owner.</w:t>
      </w:r>
    </w:p>
  </w:endnote>
  <w:endnote w:id="5">
    <w:p w14:paraId="0EE01304" w14:textId="77777777" w:rsidR="00BB77EC" w:rsidRPr="00A35E64" w:rsidRDefault="00BB77EC" w:rsidP="009B4E38">
      <w:pPr>
        <w:pStyle w:val="008-References"/>
      </w:pPr>
      <w:r w:rsidRPr="00A35E64">
        <w:rPr>
          <w:rStyle w:val="EndnoteReference"/>
        </w:rPr>
        <w:endnoteRef/>
      </w:r>
      <w:r>
        <w:t xml:space="preserve"> E</w:t>
      </w:r>
      <w:r w:rsidRPr="00A35E64">
        <w:t xml:space="preserve">xceptions exist with addresses like info@ or </w:t>
      </w:r>
      <w:proofErr w:type="spellStart"/>
      <w:r w:rsidRPr="00A35E64">
        <w:t>dep</w:t>
      </w:r>
      <w:proofErr w:type="spellEnd"/>
      <w:r w:rsidRPr="00A35E64">
        <w:t>@</w:t>
      </w:r>
    </w:p>
  </w:endnote>
  <w:endnote w:id="6">
    <w:p w14:paraId="45463B0C" w14:textId="77777777" w:rsidR="00BB77EC" w:rsidRPr="007C6006" w:rsidRDefault="00BB77EC" w:rsidP="009B4E38">
      <w:pPr>
        <w:pStyle w:val="008-References"/>
      </w:pPr>
      <w:r w:rsidRPr="00A35E64">
        <w:rPr>
          <w:rStyle w:val="EndnoteReference"/>
        </w:rPr>
        <w:endnoteRef/>
      </w:r>
      <w:r>
        <w:t xml:space="preserve"> W</w:t>
      </w:r>
      <w:r w:rsidRPr="00A35E64">
        <w:t>e expect sometimes an e-mail is transferred to another researcher with the same (or very similar) name in the same organization when the previous e-mail holder has left the organization.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ヒラギノ角ゴ Pro W3">
    <w:charset w:val="80"/>
    <w:family w:val="auto"/>
    <w:pitch w:val="variable"/>
    <w:sig w:usb0="E00002FF" w:usb1="7AC7FFFF" w:usb2="00000012" w:usb3="00000000" w:csb0="0002000D" w:csb1="00000000"/>
  </w:font>
  <w:font w:name="MS ??">
    <w:altName w:val="Optima ExtraBlack"/>
    <w:panose1 w:val="00000000000000000000"/>
    <w:charset w:val="80"/>
    <w:family w:val="auto"/>
    <w:notTrueType/>
    <w:pitch w:val="variable"/>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4B28CC" w14:textId="77777777" w:rsidR="00BB77EC" w:rsidRDefault="00BB77EC" w:rsidP="00B0399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568C891" w14:textId="77777777" w:rsidR="00BB77EC" w:rsidRDefault="00BB77EC" w:rsidP="003D7F8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F71F2" w14:textId="77777777" w:rsidR="00BB77EC" w:rsidRDefault="00BB77EC" w:rsidP="003D7F8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F94654" w14:textId="77777777" w:rsidR="001933F8" w:rsidRDefault="001933F8" w:rsidP="003B62DB">
      <w:r>
        <w:separator/>
      </w:r>
    </w:p>
  </w:footnote>
  <w:footnote w:type="continuationSeparator" w:id="0">
    <w:p w14:paraId="33AE14BB" w14:textId="77777777" w:rsidR="001933F8" w:rsidRDefault="001933F8" w:rsidP="003B62DB">
      <w:r>
        <w:continuationSeparator/>
      </w:r>
    </w:p>
  </w:footnote>
  <w:footnote w:type="continuationNotice" w:id="1">
    <w:p w14:paraId="0C9DEAFA" w14:textId="77777777" w:rsidR="001933F8" w:rsidRDefault="001933F8"/>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B608D4F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DD08C5"/>
    <w:multiLevelType w:val="hybridMultilevel"/>
    <w:tmpl w:val="2F2290EC"/>
    <w:lvl w:ilvl="0" w:tplc="B5760598">
      <w:start w:val="1"/>
      <w:numFmt w:val="decimal"/>
      <w:lvlText w:val="3.1.%1."/>
      <w:lvlJc w:val="left"/>
      <w:pPr>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A5C12EE"/>
    <w:multiLevelType w:val="hybridMultilevel"/>
    <w:tmpl w:val="46128B34"/>
    <w:lvl w:ilvl="0" w:tplc="CA6AC274">
      <w:start w:val="2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022922"/>
    <w:multiLevelType w:val="hybridMultilevel"/>
    <w:tmpl w:val="F3BC3F1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28560F"/>
    <w:multiLevelType w:val="hybridMultilevel"/>
    <w:tmpl w:val="764E0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B82744"/>
    <w:multiLevelType w:val="multilevel"/>
    <w:tmpl w:val="012C49C6"/>
    <w:lvl w:ilvl="0">
      <w:start w:val="29"/>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35107144"/>
    <w:multiLevelType w:val="hybridMultilevel"/>
    <w:tmpl w:val="3A1E0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6C445FF"/>
    <w:multiLevelType w:val="hybridMultilevel"/>
    <w:tmpl w:val="0D724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A476DB1"/>
    <w:multiLevelType w:val="hybridMultilevel"/>
    <w:tmpl w:val="D6AC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BF27491"/>
    <w:multiLevelType w:val="hybridMultilevel"/>
    <w:tmpl w:val="4EA68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57F6083"/>
    <w:multiLevelType w:val="hybridMultilevel"/>
    <w:tmpl w:val="B972DF52"/>
    <w:lvl w:ilvl="0" w:tplc="0409000F">
      <w:start w:val="1"/>
      <w:numFmt w:val="decimal"/>
      <w:lvlText w:val="%1."/>
      <w:lvlJc w:val="left"/>
      <w:pPr>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6F90068"/>
    <w:multiLevelType w:val="hybridMultilevel"/>
    <w:tmpl w:val="35382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36B0341"/>
    <w:multiLevelType w:val="hybridMultilevel"/>
    <w:tmpl w:val="012C49C6"/>
    <w:lvl w:ilvl="0" w:tplc="CA6AC274">
      <w:start w:val="2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FBF6FA0"/>
    <w:multiLevelType w:val="hybridMultilevel"/>
    <w:tmpl w:val="116A52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49C594A"/>
    <w:multiLevelType w:val="hybridMultilevel"/>
    <w:tmpl w:val="767E5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DE75E21"/>
    <w:multiLevelType w:val="hybridMultilevel"/>
    <w:tmpl w:val="992A7F62"/>
    <w:lvl w:ilvl="0" w:tplc="CA6AC274">
      <w:start w:val="2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3"/>
  </w:num>
  <w:num w:numId="4">
    <w:abstractNumId w:val="11"/>
  </w:num>
  <w:num w:numId="5">
    <w:abstractNumId w:val="8"/>
  </w:num>
  <w:num w:numId="6">
    <w:abstractNumId w:val="6"/>
  </w:num>
  <w:num w:numId="7">
    <w:abstractNumId w:val="4"/>
  </w:num>
  <w:num w:numId="8">
    <w:abstractNumId w:val="0"/>
  </w:num>
  <w:num w:numId="9">
    <w:abstractNumId w:val="2"/>
  </w:num>
  <w:num w:numId="10">
    <w:abstractNumId w:val="12"/>
  </w:num>
  <w:num w:numId="11">
    <w:abstractNumId w:val="5"/>
  </w:num>
  <w:num w:numId="12">
    <w:abstractNumId w:val="15"/>
  </w:num>
  <w:num w:numId="13">
    <w:abstractNumId w:val="9"/>
  </w:num>
  <w:num w:numId="14">
    <w:abstractNumId w:val="7"/>
  </w:num>
  <w:num w:numId="15">
    <w:abstractNumId w:val="1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oNotTrackMoves/>
  <w:defaultTabStop w:val="720"/>
  <w:hyphenationZone w:val="425"/>
  <w:characterSpacingControl w:val="doNotCompress"/>
  <w:hdrShapeDefaults>
    <o:shapedefaults v:ext="edit" spidmax="2049"/>
  </w:hdrShapeDefaults>
  <w:footnotePr>
    <w:footnote w:id="-1"/>
    <w:footnote w:id="0"/>
    <w:footnote w:id="1"/>
  </w:footnotePr>
  <w:endnotePr>
    <w:numFmt w:val="decimal"/>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977639"/>
    <w:rsid w:val="00003306"/>
    <w:rsid w:val="00003FC6"/>
    <w:rsid w:val="00004AFC"/>
    <w:rsid w:val="000070F0"/>
    <w:rsid w:val="00007C20"/>
    <w:rsid w:val="0001696C"/>
    <w:rsid w:val="00023D1F"/>
    <w:rsid w:val="00023FB6"/>
    <w:rsid w:val="00026090"/>
    <w:rsid w:val="000263ED"/>
    <w:rsid w:val="00026B2A"/>
    <w:rsid w:val="00032A7A"/>
    <w:rsid w:val="00033736"/>
    <w:rsid w:val="00036D4F"/>
    <w:rsid w:val="00041563"/>
    <w:rsid w:val="00046FB9"/>
    <w:rsid w:val="00050FBA"/>
    <w:rsid w:val="00051AAF"/>
    <w:rsid w:val="00054D60"/>
    <w:rsid w:val="000565E6"/>
    <w:rsid w:val="00063F48"/>
    <w:rsid w:val="0006464A"/>
    <w:rsid w:val="00072EBE"/>
    <w:rsid w:val="00080326"/>
    <w:rsid w:val="00080D84"/>
    <w:rsid w:val="00086A32"/>
    <w:rsid w:val="00094F23"/>
    <w:rsid w:val="000A2F58"/>
    <w:rsid w:val="000A3E1D"/>
    <w:rsid w:val="000A58DC"/>
    <w:rsid w:val="000B19FC"/>
    <w:rsid w:val="000B6DD2"/>
    <w:rsid w:val="000C74BA"/>
    <w:rsid w:val="000D750F"/>
    <w:rsid w:val="000E16A2"/>
    <w:rsid w:val="000E7CDD"/>
    <w:rsid w:val="000F2764"/>
    <w:rsid w:val="000F6887"/>
    <w:rsid w:val="001057CF"/>
    <w:rsid w:val="001151AF"/>
    <w:rsid w:val="001159CD"/>
    <w:rsid w:val="00116773"/>
    <w:rsid w:val="001179DF"/>
    <w:rsid w:val="00117DA3"/>
    <w:rsid w:val="00122649"/>
    <w:rsid w:val="0012372F"/>
    <w:rsid w:val="001408CB"/>
    <w:rsid w:val="00140F50"/>
    <w:rsid w:val="001428D9"/>
    <w:rsid w:val="00152CE0"/>
    <w:rsid w:val="00153367"/>
    <w:rsid w:val="00154142"/>
    <w:rsid w:val="00155D42"/>
    <w:rsid w:val="00164A03"/>
    <w:rsid w:val="00167564"/>
    <w:rsid w:val="001769DF"/>
    <w:rsid w:val="00181173"/>
    <w:rsid w:val="001918C5"/>
    <w:rsid w:val="001926F9"/>
    <w:rsid w:val="001933F8"/>
    <w:rsid w:val="001A6557"/>
    <w:rsid w:val="001B4A23"/>
    <w:rsid w:val="001B6E33"/>
    <w:rsid w:val="001B7D92"/>
    <w:rsid w:val="001C0C9A"/>
    <w:rsid w:val="001C216A"/>
    <w:rsid w:val="001D43AA"/>
    <w:rsid w:val="001E4A9B"/>
    <w:rsid w:val="001E4AD2"/>
    <w:rsid w:val="001F49B3"/>
    <w:rsid w:val="00202376"/>
    <w:rsid w:val="00202961"/>
    <w:rsid w:val="00210B60"/>
    <w:rsid w:val="00211A6F"/>
    <w:rsid w:val="00216434"/>
    <w:rsid w:val="002248CB"/>
    <w:rsid w:val="00232EB4"/>
    <w:rsid w:val="0023472D"/>
    <w:rsid w:val="00242A70"/>
    <w:rsid w:val="0024424D"/>
    <w:rsid w:val="002453C1"/>
    <w:rsid w:val="00245D69"/>
    <w:rsid w:val="00246BB6"/>
    <w:rsid w:val="00252A61"/>
    <w:rsid w:val="00263629"/>
    <w:rsid w:val="00263A02"/>
    <w:rsid w:val="002706E9"/>
    <w:rsid w:val="00270ADD"/>
    <w:rsid w:val="0027581B"/>
    <w:rsid w:val="0027627A"/>
    <w:rsid w:val="00287B7B"/>
    <w:rsid w:val="00291FA9"/>
    <w:rsid w:val="00294DA7"/>
    <w:rsid w:val="002A2A86"/>
    <w:rsid w:val="002A688C"/>
    <w:rsid w:val="002B0CB8"/>
    <w:rsid w:val="002C0B8A"/>
    <w:rsid w:val="002E6331"/>
    <w:rsid w:val="002E747A"/>
    <w:rsid w:val="002F4E43"/>
    <w:rsid w:val="00304BCC"/>
    <w:rsid w:val="0030680E"/>
    <w:rsid w:val="003078F8"/>
    <w:rsid w:val="0031575C"/>
    <w:rsid w:val="003162DD"/>
    <w:rsid w:val="00317024"/>
    <w:rsid w:val="00317B31"/>
    <w:rsid w:val="0032101D"/>
    <w:rsid w:val="0033014A"/>
    <w:rsid w:val="00351C11"/>
    <w:rsid w:val="0035731F"/>
    <w:rsid w:val="003716E2"/>
    <w:rsid w:val="0037432C"/>
    <w:rsid w:val="0037478C"/>
    <w:rsid w:val="00375BEA"/>
    <w:rsid w:val="00376504"/>
    <w:rsid w:val="00381E3E"/>
    <w:rsid w:val="00382289"/>
    <w:rsid w:val="00383F86"/>
    <w:rsid w:val="003861CC"/>
    <w:rsid w:val="00387333"/>
    <w:rsid w:val="003910BC"/>
    <w:rsid w:val="00391987"/>
    <w:rsid w:val="003A4849"/>
    <w:rsid w:val="003A5484"/>
    <w:rsid w:val="003B62DB"/>
    <w:rsid w:val="003B6921"/>
    <w:rsid w:val="003C6FBF"/>
    <w:rsid w:val="003D3EC0"/>
    <w:rsid w:val="003D5757"/>
    <w:rsid w:val="003D6DB7"/>
    <w:rsid w:val="003D7567"/>
    <w:rsid w:val="003D7F84"/>
    <w:rsid w:val="003E1F88"/>
    <w:rsid w:val="003E2054"/>
    <w:rsid w:val="003E6624"/>
    <w:rsid w:val="003E785A"/>
    <w:rsid w:val="003F04E7"/>
    <w:rsid w:val="003F121A"/>
    <w:rsid w:val="003F3177"/>
    <w:rsid w:val="003F4686"/>
    <w:rsid w:val="003F526F"/>
    <w:rsid w:val="003F72A7"/>
    <w:rsid w:val="00402F23"/>
    <w:rsid w:val="00403173"/>
    <w:rsid w:val="00403B9A"/>
    <w:rsid w:val="00405A93"/>
    <w:rsid w:val="00412E91"/>
    <w:rsid w:val="00413456"/>
    <w:rsid w:val="004147F7"/>
    <w:rsid w:val="00422D45"/>
    <w:rsid w:val="004232F2"/>
    <w:rsid w:val="00423D7C"/>
    <w:rsid w:val="00427F48"/>
    <w:rsid w:val="0044287F"/>
    <w:rsid w:val="00446DFA"/>
    <w:rsid w:val="00450C2E"/>
    <w:rsid w:val="004570C0"/>
    <w:rsid w:val="00462E30"/>
    <w:rsid w:val="00465C14"/>
    <w:rsid w:val="00470DA7"/>
    <w:rsid w:val="004712E6"/>
    <w:rsid w:val="0048018A"/>
    <w:rsid w:val="00481298"/>
    <w:rsid w:val="00492B08"/>
    <w:rsid w:val="004A6089"/>
    <w:rsid w:val="004A7915"/>
    <w:rsid w:val="004B236B"/>
    <w:rsid w:val="004B24AF"/>
    <w:rsid w:val="004B3923"/>
    <w:rsid w:val="004B53A9"/>
    <w:rsid w:val="004C0703"/>
    <w:rsid w:val="004C5EED"/>
    <w:rsid w:val="004C77D0"/>
    <w:rsid w:val="004D1A93"/>
    <w:rsid w:val="004D3535"/>
    <w:rsid w:val="004D4F0C"/>
    <w:rsid w:val="004E3CAF"/>
    <w:rsid w:val="004E487E"/>
    <w:rsid w:val="004E77EE"/>
    <w:rsid w:val="004E7A07"/>
    <w:rsid w:val="004F10FC"/>
    <w:rsid w:val="004F3714"/>
    <w:rsid w:val="0050233F"/>
    <w:rsid w:val="00511726"/>
    <w:rsid w:val="00511ACA"/>
    <w:rsid w:val="005153F8"/>
    <w:rsid w:val="00515C3A"/>
    <w:rsid w:val="0051636B"/>
    <w:rsid w:val="005369FE"/>
    <w:rsid w:val="005400E8"/>
    <w:rsid w:val="0054270A"/>
    <w:rsid w:val="00542736"/>
    <w:rsid w:val="00542A68"/>
    <w:rsid w:val="00547DC7"/>
    <w:rsid w:val="00550F37"/>
    <w:rsid w:val="00551911"/>
    <w:rsid w:val="005543AD"/>
    <w:rsid w:val="005567AF"/>
    <w:rsid w:val="00563F47"/>
    <w:rsid w:val="00570C76"/>
    <w:rsid w:val="00572A39"/>
    <w:rsid w:val="00575446"/>
    <w:rsid w:val="00583A12"/>
    <w:rsid w:val="005871EE"/>
    <w:rsid w:val="00595101"/>
    <w:rsid w:val="0059612E"/>
    <w:rsid w:val="005A3144"/>
    <w:rsid w:val="005A3E75"/>
    <w:rsid w:val="005A4790"/>
    <w:rsid w:val="005B0DAA"/>
    <w:rsid w:val="005B4C04"/>
    <w:rsid w:val="005B5593"/>
    <w:rsid w:val="005B6B5A"/>
    <w:rsid w:val="005C10CF"/>
    <w:rsid w:val="005C44E1"/>
    <w:rsid w:val="005C5F2A"/>
    <w:rsid w:val="005C678A"/>
    <w:rsid w:val="005D1FCF"/>
    <w:rsid w:val="005D38DE"/>
    <w:rsid w:val="005E0048"/>
    <w:rsid w:val="005E1808"/>
    <w:rsid w:val="005E284F"/>
    <w:rsid w:val="005E2EFD"/>
    <w:rsid w:val="005E3654"/>
    <w:rsid w:val="005E4D27"/>
    <w:rsid w:val="005E51B3"/>
    <w:rsid w:val="005E59B3"/>
    <w:rsid w:val="005F056A"/>
    <w:rsid w:val="005F24E4"/>
    <w:rsid w:val="005F53E3"/>
    <w:rsid w:val="005F7092"/>
    <w:rsid w:val="0060724F"/>
    <w:rsid w:val="0061283B"/>
    <w:rsid w:val="00612C80"/>
    <w:rsid w:val="00615063"/>
    <w:rsid w:val="00616D1D"/>
    <w:rsid w:val="00620D78"/>
    <w:rsid w:val="006345BE"/>
    <w:rsid w:val="00634C52"/>
    <w:rsid w:val="00634FDF"/>
    <w:rsid w:val="00636F1B"/>
    <w:rsid w:val="00637076"/>
    <w:rsid w:val="00651DB7"/>
    <w:rsid w:val="00654E2C"/>
    <w:rsid w:val="00663F67"/>
    <w:rsid w:val="00664591"/>
    <w:rsid w:val="0066592D"/>
    <w:rsid w:val="00673F0F"/>
    <w:rsid w:val="00676386"/>
    <w:rsid w:val="006857CF"/>
    <w:rsid w:val="006900B0"/>
    <w:rsid w:val="00694A94"/>
    <w:rsid w:val="006A149D"/>
    <w:rsid w:val="006A1E38"/>
    <w:rsid w:val="006A51BD"/>
    <w:rsid w:val="006B0788"/>
    <w:rsid w:val="006B3D7A"/>
    <w:rsid w:val="006B435D"/>
    <w:rsid w:val="006B65CD"/>
    <w:rsid w:val="006B6D55"/>
    <w:rsid w:val="006C0660"/>
    <w:rsid w:val="006C3EF3"/>
    <w:rsid w:val="006C4141"/>
    <w:rsid w:val="006C659B"/>
    <w:rsid w:val="006C73B0"/>
    <w:rsid w:val="006C73ED"/>
    <w:rsid w:val="006D0531"/>
    <w:rsid w:val="006D4E7F"/>
    <w:rsid w:val="006E6CD2"/>
    <w:rsid w:val="006E6CFB"/>
    <w:rsid w:val="006E6E92"/>
    <w:rsid w:val="006F10EA"/>
    <w:rsid w:val="006F1D59"/>
    <w:rsid w:val="00706664"/>
    <w:rsid w:val="007109EE"/>
    <w:rsid w:val="00721BAA"/>
    <w:rsid w:val="00721F4C"/>
    <w:rsid w:val="00736D08"/>
    <w:rsid w:val="007443A1"/>
    <w:rsid w:val="007561F5"/>
    <w:rsid w:val="0076136F"/>
    <w:rsid w:val="00762BF9"/>
    <w:rsid w:val="00766CC2"/>
    <w:rsid w:val="00775307"/>
    <w:rsid w:val="00781EA1"/>
    <w:rsid w:val="00782421"/>
    <w:rsid w:val="007921E4"/>
    <w:rsid w:val="007955A1"/>
    <w:rsid w:val="007A13CF"/>
    <w:rsid w:val="007A4948"/>
    <w:rsid w:val="007A580E"/>
    <w:rsid w:val="007B4757"/>
    <w:rsid w:val="007C47FA"/>
    <w:rsid w:val="007C6006"/>
    <w:rsid w:val="007E27D3"/>
    <w:rsid w:val="007E2C74"/>
    <w:rsid w:val="007E31BF"/>
    <w:rsid w:val="007E5261"/>
    <w:rsid w:val="007E6380"/>
    <w:rsid w:val="007F2735"/>
    <w:rsid w:val="007F303D"/>
    <w:rsid w:val="007F3438"/>
    <w:rsid w:val="00800D83"/>
    <w:rsid w:val="008037B4"/>
    <w:rsid w:val="008047D3"/>
    <w:rsid w:val="00806FBA"/>
    <w:rsid w:val="00812882"/>
    <w:rsid w:val="008160D7"/>
    <w:rsid w:val="00831E04"/>
    <w:rsid w:val="00836E1A"/>
    <w:rsid w:val="008400FF"/>
    <w:rsid w:val="008447C9"/>
    <w:rsid w:val="00847585"/>
    <w:rsid w:val="00851844"/>
    <w:rsid w:val="00854A24"/>
    <w:rsid w:val="00862D14"/>
    <w:rsid w:val="0086336F"/>
    <w:rsid w:val="00863FC7"/>
    <w:rsid w:val="00882EA2"/>
    <w:rsid w:val="0089088B"/>
    <w:rsid w:val="008908C3"/>
    <w:rsid w:val="008A0C16"/>
    <w:rsid w:val="008A0FA4"/>
    <w:rsid w:val="008A1A24"/>
    <w:rsid w:val="008B0CC4"/>
    <w:rsid w:val="008B0E9C"/>
    <w:rsid w:val="008B2105"/>
    <w:rsid w:val="008B29E0"/>
    <w:rsid w:val="008B50C0"/>
    <w:rsid w:val="008C2C00"/>
    <w:rsid w:val="008C2F48"/>
    <w:rsid w:val="008D2DA6"/>
    <w:rsid w:val="008E48EA"/>
    <w:rsid w:val="008E6C31"/>
    <w:rsid w:val="008E77FF"/>
    <w:rsid w:val="008F01F1"/>
    <w:rsid w:val="008F085E"/>
    <w:rsid w:val="008F4186"/>
    <w:rsid w:val="008F6BE6"/>
    <w:rsid w:val="008F6F12"/>
    <w:rsid w:val="00900ED3"/>
    <w:rsid w:val="0090307B"/>
    <w:rsid w:val="009042A6"/>
    <w:rsid w:val="00906356"/>
    <w:rsid w:val="00911196"/>
    <w:rsid w:val="0091330D"/>
    <w:rsid w:val="009151AB"/>
    <w:rsid w:val="00915900"/>
    <w:rsid w:val="00917512"/>
    <w:rsid w:val="00925E07"/>
    <w:rsid w:val="0095038B"/>
    <w:rsid w:val="0095064A"/>
    <w:rsid w:val="00961EFB"/>
    <w:rsid w:val="009632A1"/>
    <w:rsid w:val="009651F7"/>
    <w:rsid w:val="00970201"/>
    <w:rsid w:val="00973026"/>
    <w:rsid w:val="00974564"/>
    <w:rsid w:val="00977639"/>
    <w:rsid w:val="00981229"/>
    <w:rsid w:val="0098165C"/>
    <w:rsid w:val="00983068"/>
    <w:rsid w:val="0098470E"/>
    <w:rsid w:val="0098721F"/>
    <w:rsid w:val="00992FE0"/>
    <w:rsid w:val="0099494C"/>
    <w:rsid w:val="009A4290"/>
    <w:rsid w:val="009A4DFB"/>
    <w:rsid w:val="009A6582"/>
    <w:rsid w:val="009A704A"/>
    <w:rsid w:val="009B0C7B"/>
    <w:rsid w:val="009B4E38"/>
    <w:rsid w:val="009B7D50"/>
    <w:rsid w:val="009C0B89"/>
    <w:rsid w:val="009C796E"/>
    <w:rsid w:val="009D0E85"/>
    <w:rsid w:val="009D351A"/>
    <w:rsid w:val="009E5251"/>
    <w:rsid w:val="009E6090"/>
    <w:rsid w:val="009E7896"/>
    <w:rsid w:val="00A01169"/>
    <w:rsid w:val="00A016F4"/>
    <w:rsid w:val="00A03CB7"/>
    <w:rsid w:val="00A07612"/>
    <w:rsid w:val="00A10A48"/>
    <w:rsid w:val="00A137D3"/>
    <w:rsid w:val="00A143A2"/>
    <w:rsid w:val="00A1595F"/>
    <w:rsid w:val="00A2050D"/>
    <w:rsid w:val="00A252AE"/>
    <w:rsid w:val="00A273E1"/>
    <w:rsid w:val="00A35E64"/>
    <w:rsid w:val="00A43B12"/>
    <w:rsid w:val="00A449FA"/>
    <w:rsid w:val="00A522C9"/>
    <w:rsid w:val="00A560C2"/>
    <w:rsid w:val="00A576E1"/>
    <w:rsid w:val="00A615C5"/>
    <w:rsid w:val="00A75E97"/>
    <w:rsid w:val="00A8164C"/>
    <w:rsid w:val="00A83AC8"/>
    <w:rsid w:val="00A90CE2"/>
    <w:rsid w:val="00A933B5"/>
    <w:rsid w:val="00A9563D"/>
    <w:rsid w:val="00AA309A"/>
    <w:rsid w:val="00AA55B6"/>
    <w:rsid w:val="00AA63F1"/>
    <w:rsid w:val="00AA6F36"/>
    <w:rsid w:val="00AB17BC"/>
    <w:rsid w:val="00AB5C75"/>
    <w:rsid w:val="00AB65AD"/>
    <w:rsid w:val="00AB6A77"/>
    <w:rsid w:val="00AC0168"/>
    <w:rsid w:val="00AC0D2A"/>
    <w:rsid w:val="00AC3BC8"/>
    <w:rsid w:val="00AC47AA"/>
    <w:rsid w:val="00AC5030"/>
    <w:rsid w:val="00AD03DE"/>
    <w:rsid w:val="00AD155B"/>
    <w:rsid w:val="00AD35A9"/>
    <w:rsid w:val="00AD4D31"/>
    <w:rsid w:val="00AD52E1"/>
    <w:rsid w:val="00AE29A1"/>
    <w:rsid w:val="00AE6222"/>
    <w:rsid w:val="00AF29C4"/>
    <w:rsid w:val="00AF49DC"/>
    <w:rsid w:val="00AF5398"/>
    <w:rsid w:val="00B00B9D"/>
    <w:rsid w:val="00B0377B"/>
    <w:rsid w:val="00B03990"/>
    <w:rsid w:val="00B04B30"/>
    <w:rsid w:val="00B11F1C"/>
    <w:rsid w:val="00B13279"/>
    <w:rsid w:val="00B145F7"/>
    <w:rsid w:val="00B224A9"/>
    <w:rsid w:val="00B25439"/>
    <w:rsid w:val="00B30E26"/>
    <w:rsid w:val="00B4430B"/>
    <w:rsid w:val="00B45010"/>
    <w:rsid w:val="00B46479"/>
    <w:rsid w:val="00B5576F"/>
    <w:rsid w:val="00B61E84"/>
    <w:rsid w:val="00B634D8"/>
    <w:rsid w:val="00B71954"/>
    <w:rsid w:val="00B77D84"/>
    <w:rsid w:val="00B804C4"/>
    <w:rsid w:val="00B8127F"/>
    <w:rsid w:val="00B81A83"/>
    <w:rsid w:val="00B822AE"/>
    <w:rsid w:val="00B9324E"/>
    <w:rsid w:val="00B95C17"/>
    <w:rsid w:val="00B9745D"/>
    <w:rsid w:val="00BA7631"/>
    <w:rsid w:val="00BB2886"/>
    <w:rsid w:val="00BB6499"/>
    <w:rsid w:val="00BB77EC"/>
    <w:rsid w:val="00BC0331"/>
    <w:rsid w:val="00BC4CA7"/>
    <w:rsid w:val="00BD59A7"/>
    <w:rsid w:val="00BF011C"/>
    <w:rsid w:val="00BF3E99"/>
    <w:rsid w:val="00BF3FED"/>
    <w:rsid w:val="00C11EE4"/>
    <w:rsid w:val="00C13ED8"/>
    <w:rsid w:val="00C14F34"/>
    <w:rsid w:val="00C31980"/>
    <w:rsid w:val="00C345E8"/>
    <w:rsid w:val="00C41478"/>
    <w:rsid w:val="00C424AE"/>
    <w:rsid w:val="00C456AF"/>
    <w:rsid w:val="00C51958"/>
    <w:rsid w:val="00C5421D"/>
    <w:rsid w:val="00C5558F"/>
    <w:rsid w:val="00C9076A"/>
    <w:rsid w:val="00CA30C6"/>
    <w:rsid w:val="00CA702D"/>
    <w:rsid w:val="00CB276C"/>
    <w:rsid w:val="00CC4C1A"/>
    <w:rsid w:val="00CC4FE1"/>
    <w:rsid w:val="00CC617F"/>
    <w:rsid w:val="00CD614E"/>
    <w:rsid w:val="00CD79E3"/>
    <w:rsid w:val="00CF05BB"/>
    <w:rsid w:val="00CF137E"/>
    <w:rsid w:val="00CF21FF"/>
    <w:rsid w:val="00CF3418"/>
    <w:rsid w:val="00CF651B"/>
    <w:rsid w:val="00D012D8"/>
    <w:rsid w:val="00D018EC"/>
    <w:rsid w:val="00D117E6"/>
    <w:rsid w:val="00D1220E"/>
    <w:rsid w:val="00D15439"/>
    <w:rsid w:val="00D17F37"/>
    <w:rsid w:val="00D20A42"/>
    <w:rsid w:val="00D315F2"/>
    <w:rsid w:val="00D320E8"/>
    <w:rsid w:val="00D44054"/>
    <w:rsid w:val="00D441CC"/>
    <w:rsid w:val="00D56C26"/>
    <w:rsid w:val="00D6105C"/>
    <w:rsid w:val="00D617B3"/>
    <w:rsid w:val="00D61B55"/>
    <w:rsid w:val="00D64077"/>
    <w:rsid w:val="00D659E7"/>
    <w:rsid w:val="00D66D2D"/>
    <w:rsid w:val="00D705CC"/>
    <w:rsid w:val="00D75447"/>
    <w:rsid w:val="00D754D9"/>
    <w:rsid w:val="00D83CB6"/>
    <w:rsid w:val="00D961CB"/>
    <w:rsid w:val="00DA259A"/>
    <w:rsid w:val="00DA304E"/>
    <w:rsid w:val="00DA50D5"/>
    <w:rsid w:val="00DB6F82"/>
    <w:rsid w:val="00DC12BD"/>
    <w:rsid w:val="00DC1EBB"/>
    <w:rsid w:val="00DC20C3"/>
    <w:rsid w:val="00DC2900"/>
    <w:rsid w:val="00DC4AEC"/>
    <w:rsid w:val="00DC4E30"/>
    <w:rsid w:val="00DD6444"/>
    <w:rsid w:val="00DD7654"/>
    <w:rsid w:val="00DD7795"/>
    <w:rsid w:val="00DE0C47"/>
    <w:rsid w:val="00DE2E33"/>
    <w:rsid w:val="00DE504F"/>
    <w:rsid w:val="00DF074A"/>
    <w:rsid w:val="00E06045"/>
    <w:rsid w:val="00E12BEF"/>
    <w:rsid w:val="00E23390"/>
    <w:rsid w:val="00E2464D"/>
    <w:rsid w:val="00E248E3"/>
    <w:rsid w:val="00E32425"/>
    <w:rsid w:val="00E33A54"/>
    <w:rsid w:val="00E34425"/>
    <w:rsid w:val="00E36645"/>
    <w:rsid w:val="00E41A85"/>
    <w:rsid w:val="00E4395D"/>
    <w:rsid w:val="00E474BB"/>
    <w:rsid w:val="00E4753B"/>
    <w:rsid w:val="00E54188"/>
    <w:rsid w:val="00E55EAD"/>
    <w:rsid w:val="00E7162A"/>
    <w:rsid w:val="00E7452C"/>
    <w:rsid w:val="00E75364"/>
    <w:rsid w:val="00E80A5F"/>
    <w:rsid w:val="00E83895"/>
    <w:rsid w:val="00E85F23"/>
    <w:rsid w:val="00E91467"/>
    <w:rsid w:val="00E91A01"/>
    <w:rsid w:val="00E92423"/>
    <w:rsid w:val="00E94542"/>
    <w:rsid w:val="00E951F1"/>
    <w:rsid w:val="00E96484"/>
    <w:rsid w:val="00EA3E98"/>
    <w:rsid w:val="00EA5F15"/>
    <w:rsid w:val="00EB2543"/>
    <w:rsid w:val="00EB377B"/>
    <w:rsid w:val="00EB4DC5"/>
    <w:rsid w:val="00EC717C"/>
    <w:rsid w:val="00ED66C7"/>
    <w:rsid w:val="00EE1226"/>
    <w:rsid w:val="00EE5F0C"/>
    <w:rsid w:val="00EF43A7"/>
    <w:rsid w:val="00EF5723"/>
    <w:rsid w:val="00F01884"/>
    <w:rsid w:val="00F04A99"/>
    <w:rsid w:val="00F106E9"/>
    <w:rsid w:val="00F117F3"/>
    <w:rsid w:val="00F14FF4"/>
    <w:rsid w:val="00F165B1"/>
    <w:rsid w:val="00F16C10"/>
    <w:rsid w:val="00F2046F"/>
    <w:rsid w:val="00F21AE5"/>
    <w:rsid w:val="00F27342"/>
    <w:rsid w:val="00F279EF"/>
    <w:rsid w:val="00F27F86"/>
    <w:rsid w:val="00F32B56"/>
    <w:rsid w:val="00F32C97"/>
    <w:rsid w:val="00F3459E"/>
    <w:rsid w:val="00F34D11"/>
    <w:rsid w:val="00F356C5"/>
    <w:rsid w:val="00F36B26"/>
    <w:rsid w:val="00F372E7"/>
    <w:rsid w:val="00F429A3"/>
    <w:rsid w:val="00F45E1D"/>
    <w:rsid w:val="00F47372"/>
    <w:rsid w:val="00F5122C"/>
    <w:rsid w:val="00F52475"/>
    <w:rsid w:val="00F52CEE"/>
    <w:rsid w:val="00F62E44"/>
    <w:rsid w:val="00F64C07"/>
    <w:rsid w:val="00F734F9"/>
    <w:rsid w:val="00F87B0F"/>
    <w:rsid w:val="00F90FF8"/>
    <w:rsid w:val="00FA0B41"/>
    <w:rsid w:val="00FA2F9F"/>
    <w:rsid w:val="00FA5D1B"/>
    <w:rsid w:val="00FC0587"/>
    <w:rsid w:val="00FC1D4D"/>
    <w:rsid w:val="00FC437A"/>
    <w:rsid w:val="00FD2A80"/>
    <w:rsid w:val="00FE078E"/>
    <w:rsid w:val="00FE195C"/>
    <w:rsid w:val="00FE4199"/>
    <w:rsid w:val="00FF094E"/>
    <w:rsid w:val="00FF14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799F28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footer" w:uiPriority="99"/>
    <w:lsdException w:name="caption" w:uiPriority="99" w:qFormat="1"/>
    <w:lsdException w:name="footnote reference" w:uiPriority="99"/>
    <w:lsdException w:name="annotation reference" w:uiPriority="99"/>
    <w:lsdException w:name="Title" w:qFormat="1"/>
    <w:lsdException w:name="Default Paragraph Font" w:uiPriority="1"/>
    <w:lsdException w:name="Body Text" w:uiPriority="99"/>
    <w:lsdException w:name="Subtitle" w:qFormat="1"/>
    <w:lsdException w:name="Body Text 2" w:uiPriority="99"/>
    <w:lsdException w:name="Hyperlink" w:uiPriority="99"/>
    <w:lsdException w:name="Strong" w:qFormat="1"/>
    <w:lsdException w:name="Emphasis" w:qFormat="1"/>
    <w:lsdException w:name="Normal (Web)" w:uiPriority="99"/>
    <w:lsdException w:name="No List" w:uiPriority="99"/>
    <w:lsdException w:name="Placeholder Text" w:semiHidden="1" w:uiPriority="99" w:unhideWhenUsed="1"/>
    <w:lsdException w:name="No Spacing" w:uiPriority="99" w:qFormat="1"/>
    <w:lsdException w:name="Light Shading" w:semiHidden="1" w:uiPriority="99" w:unhideWhenUsed="1"/>
    <w:lsdException w:name="Light List" w:semiHidden="1" w:uiPriority="61" w:unhideWhenUsed="1"/>
    <w:lsdException w:name="Light Grid" w:semiHidden="1" w:uiPriority="99" w:unhideWhenUsed="1"/>
    <w:lsdException w:name="Medium Shading 1" w:semiHidden="1" w:uiPriority="99" w:unhideWhenUsed="1"/>
    <w:lsdException w:name="Medium Shading 2" w:semiHidden="1" w:uiPriority="99" w:unhideWhenUsed="1"/>
    <w:lsdException w:name="Medium List 1" w:semiHidden="1" w:uiPriority="99" w:unhideWhenUsed="1"/>
    <w:lsdException w:name="Medium List 2" w:semiHidden="1" w:uiPriority="99" w:unhideWhenUsed="1"/>
    <w:lsdException w:name="Medium Grid 1" w:semiHidden="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semiHidden="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atentStyles>
  <w:style w:type="paragraph" w:default="1" w:styleId="Normal">
    <w:name w:val="Normal"/>
    <w:qFormat/>
    <w:rsid w:val="00A449FA"/>
    <w:pPr>
      <w:jc w:val="both"/>
    </w:pPr>
    <w:rPr>
      <w:rFonts w:ascii="Times New Roman" w:hAnsi="Times New Roman"/>
      <w:sz w:val="24"/>
      <w:szCs w:val="22"/>
      <w:lang w:val="en-GB"/>
    </w:rPr>
  </w:style>
  <w:style w:type="paragraph" w:styleId="Heading1">
    <w:name w:val="heading 1"/>
    <w:basedOn w:val="Normal"/>
    <w:next w:val="Normal"/>
    <w:link w:val="Heading1Char"/>
    <w:uiPriority w:val="9"/>
    <w:qFormat/>
    <w:rsid w:val="001F3073"/>
    <w:pPr>
      <w:keepNext/>
      <w:spacing w:before="240" w:after="60"/>
      <w:outlineLvl w:val="0"/>
    </w:pPr>
    <w:rPr>
      <w:rFonts w:eastAsia="Times New Roman"/>
      <w:b/>
      <w:bCs/>
      <w:kern w:val="32"/>
      <w:szCs w:val="32"/>
    </w:rPr>
  </w:style>
  <w:style w:type="paragraph" w:styleId="Heading2">
    <w:name w:val="heading 2"/>
    <w:basedOn w:val="Normal"/>
    <w:next w:val="Normal"/>
    <w:link w:val="Heading2Char"/>
    <w:uiPriority w:val="9"/>
    <w:qFormat/>
    <w:rsid w:val="00EA10C3"/>
    <w:pPr>
      <w:keepNext/>
      <w:spacing w:before="240" w:after="60"/>
      <w:outlineLvl w:val="1"/>
    </w:pPr>
    <w:rPr>
      <w:rFonts w:eastAsia="Times New Roman"/>
      <w:bCs/>
      <w:i/>
      <w:iCs/>
      <w:szCs w:val="28"/>
    </w:rPr>
  </w:style>
  <w:style w:type="paragraph" w:styleId="Heading3">
    <w:name w:val="heading 3"/>
    <w:basedOn w:val="Normal"/>
    <w:next w:val="Normal"/>
    <w:link w:val="Heading3Char"/>
    <w:qFormat/>
    <w:rsid w:val="003B62DB"/>
    <w:pPr>
      <w:keepNext/>
      <w:keepLines/>
      <w:spacing w:before="200"/>
      <w:outlineLvl w:val="2"/>
    </w:pPr>
    <w:rPr>
      <w:rFonts w:ascii="Cambria" w:eastAsia="MS Gothic" w:hAnsi="Cambria"/>
      <w:b/>
      <w:bCs/>
      <w:color w:val="4F81BD"/>
    </w:rPr>
  </w:style>
  <w:style w:type="paragraph" w:styleId="Heading4">
    <w:name w:val="heading 4"/>
    <w:basedOn w:val="Normal"/>
    <w:next w:val="Normal"/>
    <w:link w:val="Heading4Char"/>
    <w:qFormat/>
    <w:rsid w:val="003B62DB"/>
    <w:pPr>
      <w:keepNext/>
      <w:keepLines/>
      <w:spacing w:before="200"/>
      <w:outlineLvl w:val="3"/>
    </w:pPr>
    <w:rPr>
      <w:rFonts w:ascii="Cambria" w:eastAsia="MS Gothic"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1-Title">
    <w:name w:val="001-Title"/>
    <w:basedOn w:val="Normal"/>
    <w:next w:val="002-Authors"/>
    <w:qFormat/>
    <w:rsid w:val="00112E67"/>
    <w:pPr>
      <w:jc w:val="center"/>
    </w:pPr>
    <w:rPr>
      <w:sz w:val="32"/>
      <w:lang w:val="da-DK"/>
    </w:rPr>
  </w:style>
  <w:style w:type="paragraph" w:customStyle="1" w:styleId="002-Authors">
    <w:name w:val="002-Authors"/>
    <w:basedOn w:val="Normal"/>
    <w:next w:val="003-Email"/>
    <w:qFormat/>
    <w:rsid w:val="009D7DA5"/>
    <w:pPr>
      <w:spacing w:before="360"/>
      <w:jc w:val="center"/>
    </w:pPr>
  </w:style>
  <w:style w:type="paragraph" w:customStyle="1" w:styleId="003-Email">
    <w:name w:val="003-Email"/>
    <w:basedOn w:val="Normal"/>
    <w:next w:val="004-Affiliation"/>
    <w:qFormat/>
    <w:rsid w:val="009D7DA5"/>
    <w:pPr>
      <w:spacing w:before="240"/>
      <w:jc w:val="center"/>
    </w:pPr>
    <w:rPr>
      <w:i/>
      <w:sz w:val="20"/>
    </w:rPr>
  </w:style>
  <w:style w:type="character" w:styleId="Hyperlink">
    <w:name w:val="Hyperlink"/>
    <w:uiPriority w:val="99"/>
    <w:unhideWhenUsed/>
    <w:rsid w:val="00112E67"/>
    <w:rPr>
      <w:color w:val="0000FF"/>
      <w:u w:val="single"/>
    </w:rPr>
  </w:style>
  <w:style w:type="paragraph" w:customStyle="1" w:styleId="004-Affiliation">
    <w:name w:val="004-Affiliation"/>
    <w:basedOn w:val="Normal"/>
    <w:next w:val="Normal"/>
    <w:qFormat/>
    <w:rsid w:val="00112E67"/>
    <w:pPr>
      <w:jc w:val="center"/>
    </w:pPr>
    <w:rPr>
      <w:sz w:val="20"/>
    </w:rPr>
  </w:style>
  <w:style w:type="paragraph" w:customStyle="1" w:styleId="005-AbstractHeader">
    <w:name w:val="005-AbstractHeader"/>
    <w:basedOn w:val="Normal"/>
    <w:qFormat/>
    <w:rsid w:val="00EA10C3"/>
    <w:pPr>
      <w:spacing w:before="360"/>
    </w:pPr>
    <w:rPr>
      <w:b/>
    </w:rPr>
  </w:style>
  <w:style w:type="paragraph" w:customStyle="1" w:styleId="006-AbstractBodytext">
    <w:name w:val="006-AbstractBodytext"/>
    <w:basedOn w:val="005-AbstractHeader"/>
    <w:qFormat/>
    <w:rsid w:val="00EA10C3"/>
    <w:pPr>
      <w:spacing w:before="0"/>
    </w:pPr>
    <w:rPr>
      <w:b w:val="0"/>
      <w:sz w:val="20"/>
    </w:rPr>
  </w:style>
  <w:style w:type="character" w:customStyle="1" w:styleId="Heading1Char">
    <w:name w:val="Heading 1 Char"/>
    <w:link w:val="Heading1"/>
    <w:uiPriority w:val="9"/>
    <w:rsid w:val="001F3073"/>
    <w:rPr>
      <w:rFonts w:ascii="Times New Roman" w:eastAsia="Times New Roman" w:hAnsi="Times New Roman" w:cs="Times New Roman"/>
      <w:b/>
      <w:bCs/>
      <w:kern w:val="32"/>
      <w:sz w:val="24"/>
      <w:szCs w:val="32"/>
      <w:lang w:val="en-GB"/>
    </w:rPr>
  </w:style>
  <w:style w:type="character" w:customStyle="1" w:styleId="Heading2Char">
    <w:name w:val="Heading 2 Char"/>
    <w:link w:val="Heading2"/>
    <w:uiPriority w:val="9"/>
    <w:rsid w:val="00EA10C3"/>
    <w:rPr>
      <w:rFonts w:ascii="Times New Roman" w:eastAsia="Times New Roman" w:hAnsi="Times New Roman" w:cs="Times New Roman"/>
      <w:bCs/>
      <w:i/>
      <w:iCs/>
      <w:sz w:val="24"/>
      <w:szCs w:val="28"/>
    </w:rPr>
  </w:style>
  <w:style w:type="paragraph" w:customStyle="1" w:styleId="007-Caption">
    <w:name w:val="007-Caption"/>
    <w:basedOn w:val="Normal"/>
    <w:next w:val="Normal"/>
    <w:qFormat/>
    <w:rsid w:val="00EA10C3"/>
    <w:pPr>
      <w:spacing w:before="120" w:after="120"/>
      <w:jc w:val="center"/>
    </w:pPr>
    <w:rPr>
      <w:b/>
      <w:sz w:val="22"/>
    </w:rPr>
  </w:style>
  <w:style w:type="paragraph" w:customStyle="1" w:styleId="008-References">
    <w:name w:val="008-References"/>
    <w:basedOn w:val="Normal"/>
    <w:qFormat/>
    <w:rsid w:val="00596A76"/>
    <w:pPr>
      <w:ind w:left="284" w:hanging="284"/>
      <w:jc w:val="left"/>
    </w:pPr>
    <w:rPr>
      <w:sz w:val="22"/>
    </w:rPr>
  </w:style>
  <w:style w:type="paragraph" w:styleId="BodyText">
    <w:name w:val="Body Text"/>
    <w:basedOn w:val="Normal"/>
    <w:link w:val="BodyTextChar"/>
    <w:uiPriority w:val="99"/>
    <w:rsid w:val="001F3073"/>
    <w:pPr>
      <w:jc w:val="left"/>
    </w:pPr>
    <w:rPr>
      <w:rFonts w:eastAsia="Times New Roman"/>
      <w:color w:val="0000FF"/>
      <w:szCs w:val="24"/>
      <w:lang w:eastAsia="sv-SE"/>
    </w:rPr>
  </w:style>
  <w:style w:type="character" w:customStyle="1" w:styleId="BodyTextChar">
    <w:name w:val="Body Text Char"/>
    <w:link w:val="BodyText"/>
    <w:uiPriority w:val="99"/>
    <w:rsid w:val="001F3073"/>
    <w:rPr>
      <w:rFonts w:ascii="Times New Roman" w:eastAsia="Times New Roman" w:hAnsi="Times New Roman"/>
      <w:color w:val="0000FF"/>
      <w:sz w:val="24"/>
      <w:szCs w:val="24"/>
      <w:lang w:val="en-GB" w:eastAsia="sv-SE"/>
    </w:rPr>
  </w:style>
  <w:style w:type="paragraph" w:styleId="BodyText2">
    <w:name w:val="Body Text 2"/>
    <w:basedOn w:val="Normal"/>
    <w:link w:val="BodyText2Char"/>
    <w:uiPriority w:val="99"/>
    <w:semiHidden/>
    <w:unhideWhenUsed/>
    <w:rsid w:val="000B1B6C"/>
    <w:pPr>
      <w:spacing w:after="120" w:line="480" w:lineRule="auto"/>
    </w:pPr>
  </w:style>
  <w:style w:type="character" w:customStyle="1" w:styleId="BodyText2Char">
    <w:name w:val="Body Text 2 Char"/>
    <w:link w:val="BodyText2"/>
    <w:uiPriority w:val="99"/>
    <w:semiHidden/>
    <w:rsid w:val="000B1B6C"/>
    <w:rPr>
      <w:rFonts w:ascii="Times New Roman" w:hAnsi="Times New Roman"/>
      <w:sz w:val="24"/>
      <w:szCs w:val="22"/>
      <w:lang w:val="en-GB"/>
    </w:rPr>
  </w:style>
  <w:style w:type="paragraph" w:styleId="BalloonText">
    <w:name w:val="Balloon Text"/>
    <w:basedOn w:val="Normal"/>
    <w:link w:val="BalloonTextChar"/>
    <w:rsid w:val="00202961"/>
    <w:rPr>
      <w:rFonts w:ascii="Tahoma" w:hAnsi="Tahoma" w:cs="Tahoma"/>
      <w:sz w:val="16"/>
      <w:szCs w:val="16"/>
    </w:rPr>
  </w:style>
  <w:style w:type="character" w:customStyle="1" w:styleId="BalloonTextChar">
    <w:name w:val="Balloon Text Char"/>
    <w:link w:val="BalloonText"/>
    <w:rsid w:val="00202961"/>
    <w:rPr>
      <w:rFonts w:ascii="Tahoma" w:hAnsi="Tahoma" w:cs="Tahoma"/>
      <w:sz w:val="16"/>
      <w:szCs w:val="16"/>
      <w:lang w:val="en-GB" w:eastAsia="en-US"/>
    </w:rPr>
  </w:style>
  <w:style w:type="paragraph" w:styleId="DocumentMap">
    <w:name w:val="Document Map"/>
    <w:basedOn w:val="Normal"/>
    <w:link w:val="DocumentMapChar"/>
    <w:rsid w:val="00391987"/>
    <w:rPr>
      <w:rFonts w:ascii="Lucida Grande" w:hAnsi="Lucida Grande" w:cs="Lucida Grande"/>
      <w:szCs w:val="24"/>
    </w:rPr>
  </w:style>
  <w:style w:type="character" w:customStyle="1" w:styleId="DocumentMapChar">
    <w:name w:val="Document Map Char"/>
    <w:link w:val="DocumentMap"/>
    <w:rsid w:val="00391987"/>
    <w:rPr>
      <w:rFonts w:ascii="Lucida Grande" w:hAnsi="Lucida Grande" w:cs="Lucida Grande"/>
      <w:sz w:val="24"/>
      <w:szCs w:val="24"/>
      <w:lang w:val="en-GB" w:eastAsia="en-US"/>
    </w:rPr>
  </w:style>
  <w:style w:type="table" w:styleId="TableGrid">
    <w:name w:val="Table Grid"/>
    <w:basedOn w:val="TableNormal"/>
    <w:rsid w:val="003919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semiHidden/>
    <w:rsid w:val="003B62DB"/>
    <w:rPr>
      <w:rFonts w:ascii="Cambria" w:eastAsia="MS Gothic" w:hAnsi="Cambria" w:cs="Times New Roman"/>
      <w:b/>
      <w:bCs/>
      <w:color w:val="4F81BD"/>
      <w:sz w:val="24"/>
      <w:szCs w:val="22"/>
      <w:lang w:val="en-GB" w:eastAsia="en-US"/>
    </w:rPr>
  </w:style>
  <w:style w:type="character" w:customStyle="1" w:styleId="Heading4Char">
    <w:name w:val="Heading 4 Char"/>
    <w:link w:val="Heading4"/>
    <w:semiHidden/>
    <w:rsid w:val="003B62DB"/>
    <w:rPr>
      <w:rFonts w:ascii="Cambria" w:eastAsia="MS Gothic" w:hAnsi="Cambria" w:cs="Times New Roman"/>
      <w:b/>
      <w:bCs/>
      <w:i/>
      <w:iCs/>
      <w:color w:val="4F81BD"/>
      <w:sz w:val="24"/>
      <w:szCs w:val="22"/>
      <w:lang w:val="en-GB" w:eastAsia="en-US"/>
    </w:rPr>
  </w:style>
  <w:style w:type="paragraph" w:styleId="FootnoteText">
    <w:name w:val="footnote text"/>
    <w:basedOn w:val="Normal"/>
    <w:link w:val="FootnoteTextChar"/>
    <w:uiPriority w:val="99"/>
    <w:rsid w:val="003B62DB"/>
    <w:rPr>
      <w:rFonts w:ascii="Arial" w:eastAsia="Times New Roman" w:hAnsi="Arial"/>
      <w:sz w:val="20"/>
      <w:szCs w:val="20"/>
      <w:lang w:val="en-US"/>
    </w:rPr>
  </w:style>
  <w:style w:type="character" w:customStyle="1" w:styleId="FootnoteTextChar">
    <w:name w:val="Footnote Text Char"/>
    <w:link w:val="FootnoteText"/>
    <w:uiPriority w:val="99"/>
    <w:rsid w:val="003B62DB"/>
    <w:rPr>
      <w:rFonts w:ascii="Arial" w:eastAsia="Times New Roman" w:hAnsi="Arial"/>
      <w:lang w:val="en-US" w:eastAsia="en-US"/>
    </w:rPr>
  </w:style>
  <w:style w:type="character" w:styleId="FootnoteReference">
    <w:name w:val="footnote reference"/>
    <w:uiPriority w:val="99"/>
    <w:rsid w:val="003B62DB"/>
    <w:rPr>
      <w:rFonts w:cs="Times New Roman"/>
      <w:vertAlign w:val="superscript"/>
    </w:rPr>
  </w:style>
  <w:style w:type="character" w:styleId="CommentReference">
    <w:name w:val="annotation reference"/>
    <w:uiPriority w:val="99"/>
    <w:rsid w:val="003B62DB"/>
    <w:rPr>
      <w:rFonts w:cs="Times New Roman"/>
      <w:sz w:val="16"/>
    </w:rPr>
  </w:style>
  <w:style w:type="paragraph" w:styleId="CommentText">
    <w:name w:val="annotation text"/>
    <w:basedOn w:val="Normal"/>
    <w:link w:val="CommentTextChar"/>
    <w:uiPriority w:val="99"/>
    <w:rsid w:val="003B62DB"/>
    <w:rPr>
      <w:rFonts w:ascii="Arial" w:eastAsia="Times New Roman" w:hAnsi="Arial"/>
      <w:sz w:val="20"/>
      <w:szCs w:val="20"/>
      <w:lang w:val="en-US"/>
    </w:rPr>
  </w:style>
  <w:style w:type="character" w:customStyle="1" w:styleId="CommentTextChar">
    <w:name w:val="Comment Text Char"/>
    <w:link w:val="CommentText"/>
    <w:uiPriority w:val="99"/>
    <w:rsid w:val="003B62DB"/>
    <w:rPr>
      <w:rFonts w:ascii="Arial" w:eastAsia="Times New Roman" w:hAnsi="Arial"/>
      <w:lang w:val="en-US" w:eastAsia="en-US"/>
    </w:rPr>
  </w:style>
  <w:style w:type="paragraph" w:styleId="EndnoteText">
    <w:name w:val="endnote text"/>
    <w:basedOn w:val="Normal"/>
    <w:link w:val="EndnoteTextChar"/>
    <w:rsid w:val="00CA702D"/>
    <w:rPr>
      <w:szCs w:val="24"/>
    </w:rPr>
  </w:style>
  <w:style w:type="character" w:customStyle="1" w:styleId="citation">
    <w:name w:val="citation"/>
    <w:uiPriority w:val="99"/>
    <w:rsid w:val="003B62DB"/>
  </w:style>
  <w:style w:type="character" w:customStyle="1" w:styleId="st1">
    <w:name w:val="st1"/>
    <w:uiPriority w:val="99"/>
    <w:rsid w:val="003B62DB"/>
    <w:rPr>
      <w:rFonts w:cs="Times New Roman"/>
    </w:rPr>
  </w:style>
  <w:style w:type="paragraph" w:customStyle="1" w:styleId="ownheading3">
    <w:name w:val="own heading 3"/>
    <w:basedOn w:val="Heading3"/>
    <w:qFormat/>
    <w:rsid w:val="003B62DB"/>
    <w:pPr>
      <w:keepLines w:val="0"/>
      <w:numPr>
        <w:ilvl w:val="2"/>
      </w:numPr>
      <w:spacing w:before="240" w:after="60"/>
      <w:ind w:left="720" w:hanging="720"/>
    </w:pPr>
    <w:rPr>
      <w:rFonts w:ascii="Times New Roman" w:hAnsi="Times New Roman"/>
    </w:rPr>
  </w:style>
  <w:style w:type="character" w:customStyle="1" w:styleId="EndnoteTextChar">
    <w:name w:val="Endnote Text Char"/>
    <w:link w:val="EndnoteText"/>
    <w:rsid w:val="00CA702D"/>
    <w:rPr>
      <w:rFonts w:ascii="Times New Roman" w:hAnsi="Times New Roman"/>
      <w:sz w:val="24"/>
      <w:szCs w:val="24"/>
      <w:lang w:val="en-GB" w:eastAsia="en-US"/>
    </w:rPr>
  </w:style>
  <w:style w:type="character" w:styleId="EndnoteReference">
    <w:name w:val="endnote reference"/>
    <w:rsid w:val="00CA702D"/>
    <w:rPr>
      <w:vertAlign w:val="superscript"/>
    </w:rPr>
  </w:style>
  <w:style w:type="paragraph" w:customStyle="1" w:styleId="ColorfulList-Accent11">
    <w:name w:val="Colorful List - Accent 11"/>
    <w:basedOn w:val="Normal"/>
    <w:qFormat/>
    <w:rsid w:val="007C6006"/>
    <w:pPr>
      <w:ind w:left="720"/>
      <w:contextualSpacing/>
    </w:pPr>
  </w:style>
  <w:style w:type="table" w:styleId="TableSimple2">
    <w:name w:val="Table Simple 2"/>
    <w:basedOn w:val="TableNormal"/>
    <w:rsid w:val="00CF137E"/>
    <w:pPr>
      <w:jc w:val="both"/>
    </w:pPr>
    <w:tblPr>
      <w:tblInd w:w="0" w:type="dxa"/>
      <w:tblCellMar>
        <w:top w:w="0" w:type="dxa"/>
        <w:left w:w="108" w:type="dxa"/>
        <w:bottom w:w="0" w:type="dxa"/>
        <w:right w:w="108" w:type="dxa"/>
      </w:tblCellMa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auto"/>
        </w:tcBorders>
      </w:tcPr>
    </w:tblStylePr>
    <w:tblStylePr w:type="swCell">
      <w:rPr>
        <w:b/>
        <w:bCs/>
      </w:rPr>
      <w:tblPr/>
      <w:tcPr>
        <w:tcBorders>
          <w:top w:val="none" w:sz="0" w:space="0" w:color="auto"/>
        </w:tcBorders>
      </w:tcPr>
    </w:tblStylePr>
  </w:style>
  <w:style w:type="table" w:styleId="TableSubtle1">
    <w:name w:val="Table Subtle 1"/>
    <w:basedOn w:val="TableNormal"/>
    <w:rsid w:val="00CF137E"/>
    <w:pPr>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List3">
    <w:name w:val="Table List 3"/>
    <w:basedOn w:val="TableNormal"/>
    <w:rsid w:val="00CF137E"/>
    <w:pPr>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5">
    <w:name w:val="Table List 5"/>
    <w:basedOn w:val="TableNormal"/>
    <w:rsid w:val="00CF137E"/>
    <w:pPr>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Subtle2">
    <w:name w:val="Table Subtle 2"/>
    <w:basedOn w:val="TableNormal"/>
    <w:rsid w:val="00211A6F"/>
    <w:pPr>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Classic1">
    <w:name w:val="Table Classic 1"/>
    <w:basedOn w:val="TableNormal"/>
    <w:rsid w:val="00211A6F"/>
    <w:pPr>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paragraph" w:styleId="Caption">
    <w:name w:val="caption"/>
    <w:basedOn w:val="Normal"/>
    <w:next w:val="Normal"/>
    <w:uiPriority w:val="99"/>
    <w:qFormat/>
    <w:rsid w:val="00211A6F"/>
    <w:pPr>
      <w:spacing w:after="200"/>
    </w:pPr>
    <w:rPr>
      <w:b/>
      <w:bCs/>
      <w:color w:val="4F81BD"/>
      <w:sz w:val="18"/>
      <w:szCs w:val="18"/>
    </w:rPr>
  </w:style>
  <w:style w:type="paragraph" w:styleId="CommentSubject">
    <w:name w:val="annotation subject"/>
    <w:basedOn w:val="CommentText"/>
    <w:next w:val="CommentText"/>
    <w:link w:val="CommentSubjectChar"/>
    <w:rsid w:val="00636F1B"/>
    <w:rPr>
      <w:rFonts w:ascii="Times New Roman" w:eastAsia="Calibri" w:hAnsi="Times New Roman"/>
      <w:b/>
      <w:bCs/>
      <w:lang w:val="en-GB"/>
    </w:rPr>
  </w:style>
  <w:style w:type="character" w:customStyle="1" w:styleId="CommentSubjectChar">
    <w:name w:val="Comment Subject Char"/>
    <w:link w:val="CommentSubject"/>
    <w:rsid w:val="00636F1B"/>
    <w:rPr>
      <w:rFonts w:ascii="Times New Roman" w:eastAsia="Times New Roman" w:hAnsi="Times New Roman"/>
      <w:b/>
      <w:bCs/>
      <w:lang w:val="en-GB" w:eastAsia="en-US"/>
    </w:rPr>
  </w:style>
  <w:style w:type="paragraph" w:styleId="NormalWeb">
    <w:name w:val="Normal (Web)"/>
    <w:basedOn w:val="Normal"/>
    <w:uiPriority w:val="99"/>
    <w:unhideWhenUsed/>
    <w:rsid w:val="00CB276C"/>
    <w:pPr>
      <w:spacing w:before="100" w:beforeAutospacing="1" w:after="100" w:afterAutospacing="1"/>
      <w:jc w:val="left"/>
    </w:pPr>
    <w:rPr>
      <w:rFonts w:ascii="Times" w:eastAsia="MS Mincho" w:hAnsi="Times"/>
      <w:sz w:val="20"/>
      <w:szCs w:val="20"/>
      <w:lang w:val="en-US"/>
    </w:rPr>
  </w:style>
  <w:style w:type="character" w:customStyle="1" w:styleId="tm">
    <w:name w:val="tm"/>
    <w:rsid w:val="00FD2A80"/>
  </w:style>
  <w:style w:type="character" w:styleId="Strong">
    <w:name w:val="Strong"/>
    <w:qFormat/>
    <w:rsid w:val="00F52475"/>
    <w:rPr>
      <w:b/>
      <w:bCs/>
    </w:rPr>
  </w:style>
  <w:style w:type="paragraph" w:customStyle="1" w:styleId="ColorfulShading-Accent11">
    <w:name w:val="Colorful Shading - Accent 11"/>
    <w:hidden/>
    <w:rsid w:val="00CF21FF"/>
    <w:rPr>
      <w:rFonts w:ascii="Times New Roman" w:hAnsi="Times New Roman"/>
      <w:sz w:val="24"/>
      <w:szCs w:val="22"/>
      <w:lang w:val="en-GB"/>
    </w:rPr>
  </w:style>
  <w:style w:type="paragraph" w:customStyle="1" w:styleId="western1">
    <w:name w:val="western1"/>
    <w:basedOn w:val="Normal"/>
    <w:rsid w:val="00063F48"/>
    <w:pPr>
      <w:spacing w:before="100" w:beforeAutospacing="1"/>
      <w:jc w:val="left"/>
    </w:pPr>
    <w:rPr>
      <w:rFonts w:ascii="Tahoma" w:hAnsi="Tahoma" w:cs="Tahoma"/>
      <w:sz w:val="20"/>
      <w:szCs w:val="20"/>
      <w:lang w:val="en-US"/>
    </w:rPr>
  </w:style>
  <w:style w:type="paragraph" w:styleId="Footer">
    <w:name w:val="footer"/>
    <w:basedOn w:val="Normal"/>
    <w:link w:val="FooterChar"/>
    <w:uiPriority w:val="99"/>
    <w:rsid w:val="003D7F84"/>
    <w:pPr>
      <w:tabs>
        <w:tab w:val="center" w:pos="4320"/>
        <w:tab w:val="right" w:pos="8640"/>
      </w:tabs>
    </w:pPr>
  </w:style>
  <w:style w:type="character" w:customStyle="1" w:styleId="FooterChar">
    <w:name w:val="Footer Char"/>
    <w:link w:val="Footer"/>
    <w:uiPriority w:val="99"/>
    <w:rsid w:val="003D7F84"/>
    <w:rPr>
      <w:rFonts w:ascii="Times New Roman" w:hAnsi="Times New Roman"/>
      <w:sz w:val="24"/>
      <w:szCs w:val="22"/>
      <w:lang w:val="en-GB"/>
    </w:rPr>
  </w:style>
  <w:style w:type="character" w:styleId="PageNumber">
    <w:name w:val="page number"/>
    <w:basedOn w:val="DefaultParagraphFont"/>
    <w:rsid w:val="003D7F84"/>
  </w:style>
  <w:style w:type="paragraph" w:customStyle="1" w:styleId="Default">
    <w:name w:val="Default"/>
    <w:rsid w:val="007E5261"/>
    <w:pPr>
      <w:widowControl w:val="0"/>
    </w:pPr>
    <w:rPr>
      <w:rFonts w:ascii="Times New Roman" w:eastAsia="ヒラギノ角ゴ Pro W3" w:hAnsi="Times New Roman"/>
      <w:color w:val="000000"/>
      <w:sz w:val="24"/>
    </w:rPr>
  </w:style>
  <w:style w:type="paragraph" w:customStyle="1" w:styleId="MediumList2-Accent21">
    <w:name w:val="Medium List 2 - Accent 21"/>
    <w:hidden/>
    <w:uiPriority w:val="71"/>
    <w:rsid w:val="006900B0"/>
    <w:rPr>
      <w:rFonts w:ascii="Times New Roman" w:hAnsi="Times New Roman"/>
      <w:sz w:val="24"/>
      <w:szCs w:val="22"/>
      <w:lang w:val="en-GB"/>
    </w:rPr>
  </w:style>
  <w:style w:type="paragraph" w:customStyle="1" w:styleId="ColorfulShading-Accent12">
    <w:name w:val="Colorful Shading - Accent 12"/>
    <w:hidden/>
    <w:uiPriority w:val="71"/>
    <w:rsid w:val="0024424D"/>
    <w:rPr>
      <w:rFonts w:ascii="Times New Roman" w:hAnsi="Times New Roman"/>
      <w:sz w:val="24"/>
      <w:szCs w:val="22"/>
      <w:lang w:val="en-GB"/>
    </w:rPr>
  </w:style>
  <w:style w:type="paragraph" w:styleId="Header">
    <w:name w:val="header"/>
    <w:basedOn w:val="Normal"/>
    <w:link w:val="HeaderChar"/>
    <w:rsid w:val="009D351A"/>
    <w:pPr>
      <w:tabs>
        <w:tab w:val="center" w:pos="4680"/>
        <w:tab w:val="right" w:pos="9360"/>
      </w:tabs>
    </w:pPr>
  </w:style>
  <w:style w:type="character" w:customStyle="1" w:styleId="HeaderChar">
    <w:name w:val="Header Char"/>
    <w:link w:val="Header"/>
    <w:rsid w:val="009D351A"/>
    <w:rPr>
      <w:rFonts w:ascii="Times New Roman" w:hAnsi="Times New Roman"/>
      <w:sz w:val="24"/>
      <w:szCs w:val="22"/>
      <w:lang w:val="en-GB"/>
    </w:rPr>
  </w:style>
  <w:style w:type="paragraph" w:styleId="Revision">
    <w:name w:val="Revision"/>
    <w:hidden/>
    <w:uiPriority w:val="71"/>
    <w:rsid w:val="00A449FA"/>
    <w:rPr>
      <w:rFonts w:ascii="Times New Roman" w:hAnsi="Times New Roman"/>
      <w:sz w:val="24"/>
      <w:szCs w:val="22"/>
      <w:lang w:val="en-GB"/>
    </w:rPr>
  </w:style>
  <w:style w:type="character" w:styleId="FollowedHyperlink">
    <w:name w:val="FollowedHyperlink"/>
    <w:basedOn w:val="DefaultParagraphFont"/>
    <w:rsid w:val="00AD155B"/>
    <w:rPr>
      <w:color w:val="800080" w:themeColor="followedHyperlink"/>
      <w:u w:val="single"/>
    </w:rPr>
  </w:style>
  <w:style w:type="table" w:styleId="LightList">
    <w:name w:val="Light List"/>
    <w:basedOn w:val="TableNormal"/>
    <w:uiPriority w:val="61"/>
    <w:rsid w:val="008F6F12"/>
    <w:rPr>
      <w:rFonts w:ascii="Cambria" w:eastAsia="MS ??" w:hAnsi="Cambria"/>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footer" w:uiPriority="99"/>
    <w:lsdException w:name="caption" w:uiPriority="99" w:qFormat="1"/>
    <w:lsdException w:name="footnote reference" w:uiPriority="99"/>
    <w:lsdException w:name="annotation reference" w:uiPriority="99"/>
    <w:lsdException w:name="Title" w:qFormat="1"/>
    <w:lsdException w:name="Default Paragraph Font" w:uiPriority="1"/>
    <w:lsdException w:name="Body Text" w:uiPriority="99"/>
    <w:lsdException w:name="Subtitle" w:qFormat="1"/>
    <w:lsdException w:name="Body Text 2" w:uiPriority="99"/>
    <w:lsdException w:name="Hyperlink" w:uiPriority="99"/>
    <w:lsdException w:name="Strong" w:qFormat="1"/>
    <w:lsdException w:name="Emphasis" w:qFormat="1"/>
    <w:lsdException w:name="Normal (Web)" w:uiPriority="99"/>
    <w:lsdException w:name="No List" w:uiPriority="99"/>
    <w:lsdException w:name="Placeholder Text" w:semiHidden="1" w:uiPriority="99" w:unhideWhenUsed="1"/>
    <w:lsdException w:name="No Spacing" w:uiPriority="99" w:qFormat="1"/>
    <w:lsdException w:name="Light Shading" w:semiHidden="1" w:uiPriority="99" w:unhideWhenUsed="1"/>
    <w:lsdException w:name="Light List" w:semiHidden="1" w:uiPriority="61" w:unhideWhenUsed="1"/>
    <w:lsdException w:name="Light Grid" w:semiHidden="1" w:uiPriority="99" w:unhideWhenUsed="1"/>
    <w:lsdException w:name="Medium Shading 1" w:semiHidden="1" w:uiPriority="99" w:unhideWhenUsed="1"/>
    <w:lsdException w:name="Medium Shading 2" w:semiHidden="1" w:uiPriority="99" w:unhideWhenUsed="1"/>
    <w:lsdException w:name="Medium List 1" w:semiHidden="1" w:uiPriority="99" w:unhideWhenUsed="1"/>
    <w:lsdException w:name="Medium List 2" w:semiHidden="1" w:uiPriority="99" w:unhideWhenUsed="1"/>
    <w:lsdException w:name="Medium Grid 1" w:semiHidden="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semiHidden="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atentStyles>
  <w:style w:type="paragraph" w:default="1" w:styleId="Normal">
    <w:name w:val="Normal"/>
    <w:qFormat/>
    <w:rsid w:val="00A449FA"/>
    <w:pPr>
      <w:jc w:val="both"/>
    </w:pPr>
    <w:rPr>
      <w:rFonts w:ascii="Times New Roman" w:hAnsi="Times New Roman"/>
      <w:sz w:val="24"/>
      <w:szCs w:val="22"/>
      <w:lang w:val="en-GB"/>
    </w:rPr>
  </w:style>
  <w:style w:type="paragraph" w:styleId="Heading1">
    <w:name w:val="heading 1"/>
    <w:basedOn w:val="Normal"/>
    <w:next w:val="Normal"/>
    <w:link w:val="Heading1Char"/>
    <w:uiPriority w:val="9"/>
    <w:qFormat/>
    <w:rsid w:val="001F3073"/>
    <w:pPr>
      <w:keepNext/>
      <w:spacing w:before="240" w:after="60"/>
      <w:outlineLvl w:val="0"/>
    </w:pPr>
    <w:rPr>
      <w:rFonts w:eastAsia="Times New Roman"/>
      <w:b/>
      <w:bCs/>
      <w:kern w:val="32"/>
      <w:szCs w:val="32"/>
    </w:rPr>
  </w:style>
  <w:style w:type="paragraph" w:styleId="Heading2">
    <w:name w:val="heading 2"/>
    <w:basedOn w:val="Normal"/>
    <w:next w:val="Normal"/>
    <w:link w:val="Heading2Char"/>
    <w:uiPriority w:val="9"/>
    <w:qFormat/>
    <w:rsid w:val="00EA10C3"/>
    <w:pPr>
      <w:keepNext/>
      <w:spacing w:before="240" w:after="60"/>
      <w:outlineLvl w:val="1"/>
    </w:pPr>
    <w:rPr>
      <w:rFonts w:eastAsia="Times New Roman"/>
      <w:bCs/>
      <w:i/>
      <w:iCs/>
      <w:szCs w:val="28"/>
    </w:rPr>
  </w:style>
  <w:style w:type="paragraph" w:styleId="Heading3">
    <w:name w:val="heading 3"/>
    <w:basedOn w:val="Normal"/>
    <w:next w:val="Normal"/>
    <w:link w:val="Heading3Char"/>
    <w:qFormat/>
    <w:rsid w:val="003B62DB"/>
    <w:pPr>
      <w:keepNext/>
      <w:keepLines/>
      <w:spacing w:before="200"/>
      <w:outlineLvl w:val="2"/>
    </w:pPr>
    <w:rPr>
      <w:rFonts w:ascii="Cambria" w:eastAsia="MS Gothic" w:hAnsi="Cambria"/>
      <w:b/>
      <w:bCs/>
      <w:color w:val="4F81BD"/>
    </w:rPr>
  </w:style>
  <w:style w:type="paragraph" w:styleId="Heading4">
    <w:name w:val="heading 4"/>
    <w:basedOn w:val="Normal"/>
    <w:next w:val="Normal"/>
    <w:link w:val="Heading4Char"/>
    <w:qFormat/>
    <w:rsid w:val="003B62DB"/>
    <w:pPr>
      <w:keepNext/>
      <w:keepLines/>
      <w:spacing w:before="200"/>
      <w:outlineLvl w:val="3"/>
    </w:pPr>
    <w:rPr>
      <w:rFonts w:ascii="Cambria" w:eastAsia="MS Gothic"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1-Title">
    <w:name w:val="001-Title"/>
    <w:basedOn w:val="Normal"/>
    <w:next w:val="002-Authors"/>
    <w:qFormat/>
    <w:rsid w:val="00112E67"/>
    <w:pPr>
      <w:jc w:val="center"/>
    </w:pPr>
    <w:rPr>
      <w:sz w:val="32"/>
      <w:lang w:val="da-DK"/>
    </w:rPr>
  </w:style>
  <w:style w:type="paragraph" w:customStyle="1" w:styleId="002-Authors">
    <w:name w:val="002-Authors"/>
    <w:basedOn w:val="Normal"/>
    <w:next w:val="003-Email"/>
    <w:qFormat/>
    <w:rsid w:val="009D7DA5"/>
    <w:pPr>
      <w:spacing w:before="360"/>
      <w:jc w:val="center"/>
    </w:pPr>
  </w:style>
  <w:style w:type="paragraph" w:customStyle="1" w:styleId="003-Email">
    <w:name w:val="003-Email"/>
    <w:basedOn w:val="Normal"/>
    <w:next w:val="004-Affiliation"/>
    <w:qFormat/>
    <w:rsid w:val="009D7DA5"/>
    <w:pPr>
      <w:spacing w:before="240"/>
      <w:jc w:val="center"/>
    </w:pPr>
    <w:rPr>
      <w:i/>
      <w:sz w:val="20"/>
    </w:rPr>
  </w:style>
  <w:style w:type="character" w:styleId="Hyperlink">
    <w:name w:val="Hyperlink"/>
    <w:uiPriority w:val="99"/>
    <w:unhideWhenUsed/>
    <w:rsid w:val="00112E67"/>
    <w:rPr>
      <w:color w:val="0000FF"/>
      <w:u w:val="single"/>
    </w:rPr>
  </w:style>
  <w:style w:type="paragraph" w:customStyle="1" w:styleId="004-Affiliation">
    <w:name w:val="004-Affiliation"/>
    <w:basedOn w:val="Normal"/>
    <w:next w:val="Normal"/>
    <w:qFormat/>
    <w:rsid w:val="00112E67"/>
    <w:pPr>
      <w:jc w:val="center"/>
    </w:pPr>
    <w:rPr>
      <w:sz w:val="20"/>
    </w:rPr>
  </w:style>
  <w:style w:type="paragraph" w:customStyle="1" w:styleId="005-AbstractHeader">
    <w:name w:val="005-AbstractHeader"/>
    <w:basedOn w:val="Normal"/>
    <w:qFormat/>
    <w:rsid w:val="00EA10C3"/>
    <w:pPr>
      <w:spacing w:before="360"/>
    </w:pPr>
    <w:rPr>
      <w:b/>
    </w:rPr>
  </w:style>
  <w:style w:type="paragraph" w:customStyle="1" w:styleId="006-AbstractBodytext">
    <w:name w:val="006-AbstractBodytext"/>
    <w:basedOn w:val="005-AbstractHeader"/>
    <w:qFormat/>
    <w:rsid w:val="00EA10C3"/>
    <w:pPr>
      <w:spacing w:before="0"/>
    </w:pPr>
    <w:rPr>
      <w:b w:val="0"/>
      <w:sz w:val="20"/>
    </w:rPr>
  </w:style>
  <w:style w:type="character" w:customStyle="1" w:styleId="Heading1Char">
    <w:name w:val="Heading 1 Char"/>
    <w:link w:val="Heading1"/>
    <w:uiPriority w:val="9"/>
    <w:rsid w:val="001F3073"/>
    <w:rPr>
      <w:rFonts w:ascii="Times New Roman" w:eastAsia="Times New Roman" w:hAnsi="Times New Roman" w:cs="Times New Roman"/>
      <w:b/>
      <w:bCs/>
      <w:kern w:val="32"/>
      <w:sz w:val="24"/>
      <w:szCs w:val="32"/>
      <w:lang w:val="en-GB"/>
    </w:rPr>
  </w:style>
  <w:style w:type="character" w:customStyle="1" w:styleId="Heading2Char">
    <w:name w:val="Heading 2 Char"/>
    <w:link w:val="Heading2"/>
    <w:uiPriority w:val="9"/>
    <w:rsid w:val="00EA10C3"/>
    <w:rPr>
      <w:rFonts w:ascii="Times New Roman" w:eastAsia="Times New Roman" w:hAnsi="Times New Roman" w:cs="Times New Roman"/>
      <w:bCs/>
      <w:i/>
      <w:iCs/>
      <w:sz w:val="24"/>
      <w:szCs w:val="28"/>
    </w:rPr>
  </w:style>
  <w:style w:type="paragraph" w:customStyle="1" w:styleId="007-Caption">
    <w:name w:val="007-Caption"/>
    <w:basedOn w:val="Normal"/>
    <w:next w:val="Normal"/>
    <w:qFormat/>
    <w:rsid w:val="00EA10C3"/>
    <w:pPr>
      <w:spacing w:before="120" w:after="120"/>
      <w:jc w:val="center"/>
    </w:pPr>
    <w:rPr>
      <w:b/>
      <w:sz w:val="22"/>
    </w:rPr>
  </w:style>
  <w:style w:type="paragraph" w:customStyle="1" w:styleId="008-References">
    <w:name w:val="008-References"/>
    <w:basedOn w:val="Normal"/>
    <w:qFormat/>
    <w:rsid w:val="00596A76"/>
    <w:pPr>
      <w:ind w:left="284" w:hanging="284"/>
      <w:jc w:val="left"/>
    </w:pPr>
    <w:rPr>
      <w:sz w:val="22"/>
    </w:rPr>
  </w:style>
  <w:style w:type="paragraph" w:styleId="BodyText">
    <w:name w:val="Body Text"/>
    <w:basedOn w:val="Normal"/>
    <w:link w:val="BodyTextChar"/>
    <w:uiPriority w:val="99"/>
    <w:rsid w:val="001F3073"/>
    <w:pPr>
      <w:jc w:val="left"/>
    </w:pPr>
    <w:rPr>
      <w:rFonts w:eastAsia="Times New Roman"/>
      <w:color w:val="0000FF"/>
      <w:szCs w:val="24"/>
      <w:lang w:eastAsia="sv-SE"/>
    </w:rPr>
  </w:style>
  <w:style w:type="character" w:customStyle="1" w:styleId="BodyTextChar">
    <w:name w:val="Body Text Char"/>
    <w:link w:val="BodyText"/>
    <w:uiPriority w:val="99"/>
    <w:rsid w:val="001F3073"/>
    <w:rPr>
      <w:rFonts w:ascii="Times New Roman" w:eastAsia="Times New Roman" w:hAnsi="Times New Roman"/>
      <w:color w:val="0000FF"/>
      <w:sz w:val="24"/>
      <w:szCs w:val="24"/>
      <w:lang w:val="en-GB" w:eastAsia="sv-SE"/>
    </w:rPr>
  </w:style>
  <w:style w:type="paragraph" w:styleId="BodyText2">
    <w:name w:val="Body Text 2"/>
    <w:basedOn w:val="Normal"/>
    <w:link w:val="BodyText2Char"/>
    <w:uiPriority w:val="99"/>
    <w:semiHidden/>
    <w:unhideWhenUsed/>
    <w:rsid w:val="000B1B6C"/>
    <w:pPr>
      <w:spacing w:after="120" w:line="480" w:lineRule="auto"/>
    </w:pPr>
  </w:style>
  <w:style w:type="character" w:customStyle="1" w:styleId="BodyText2Char">
    <w:name w:val="Body Text 2 Char"/>
    <w:link w:val="BodyText2"/>
    <w:uiPriority w:val="99"/>
    <w:semiHidden/>
    <w:rsid w:val="000B1B6C"/>
    <w:rPr>
      <w:rFonts w:ascii="Times New Roman" w:hAnsi="Times New Roman"/>
      <w:sz w:val="24"/>
      <w:szCs w:val="22"/>
      <w:lang w:val="en-GB"/>
    </w:rPr>
  </w:style>
  <w:style w:type="paragraph" w:styleId="BalloonText">
    <w:name w:val="Balloon Text"/>
    <w:basedOn w:val="Normal"/>
    <w:link w:val="BalloonTextChar"/>
    <w:rsid w:val="00202961"/>
    <w:rPr>
      <w:rFonts w:ascii="Tahoma" w:hAnsi="Tahoma" w:cs="Tahoma"/>
      <w:sz w:val="16"/>
      <w:szCs w:val="16"/>
    </w:rPr>
  </w:style>
  <w:style w:type="character" w:customStyle="1" w:styleId="BalloonTextChar">
    <w:name w:val="Balloon Text Char"/>
    <w:link w:val="BalloonText"/>
    <w:rsid w:val="00202961"/>
    <w:rPr>
      <w:rFonts w:ascii="Tahoma" w:hAnsi="Tahoma" w:cs="Tahoma"/>
      <w:sz w:val="16"/>
      <w:szCs w:val="16"/>
      <w:lang w:val="en-GB" w:eastAsia="en-US"/>
    </w:rPr>
  </w:style>
  <w:style w:type="paragraph" w:styleId="DocumentMap">
    <w:name w:val="Document Map"/>
    <w:basedOn w:val="Normal"/>
    <w:link w:val="DocumentMapChar"/>
    <w:rsid w:val="00391987"/>
    <w:rPr>
      <w:rFonts w:ascii="Lucida Grande" w:hAnsi="Lucida Grande" w:cs="Lucida Grande"/>
      <w:szCs w:val="24"/>
    </w:rPr>
  </w:style>
  <w:style w:type="character" w:customStyle="1" w:styleId="DocumentMapChar">
    <w:name w:val="Document Map Char"/>
    <w:link w:val="DocumentMap"/>
    <w:rsid w:val="00391987"/>
    <w:rPr>
      <w:rFonts w:ascii="Lucida Grande" w:hAnsi="Lucida Grande" w:cs="Lucida Grande"/>
      <w:sz w:val="24"/>
      <w:szCs w:val="24"/>
      <w:lang w:val="en-GB" w:eastAsia="en-US"/>
    </w:rPr>
  </w:style>
  <w:style w:type="table" w:styleId="TableGrid">
    <w:name w:val="Table Grid"/>
    <w:basedOn w:val="TableNormal"/>
    <w:rsid w:val="003919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semiHidden/>
    <w:rsid w:val="003B62DB"/>
    <w:rPr>
      <w:rFonts w:ascii="Cambria" w:eastAsia="MS Gothic" w:hAnsi="Cambria" w:cs="Times New Roman"/>
      <w:b/>
      <w:bCs/>
      <w:color w:val="4F81BD"/>
      <w:sz w:val="24"/>
      <w:szCs w:val="22"/>
      <w:lang w:val="en-GB" w:eastAsia="en-US"/>
    </w:rPr>
  </w:style>
  <w:style w:type="character" w:customStyle="1" w:styleId="Heading4Char">
    <w:name w:val="Heading 4 Char"/>
    <w:link w:val="Heading4"/>
    <w:semiHidden/>
    <w:rsid w:val="003B62DB"/>
    <w:rPr>
      <w:rFonts w:ascii="Cambria" w:eastAsia="MS Gothic" w:hAnsi="Cambria" w:cs="Times New Roman"/>
      <w:b/>
      <w:bCs/>
      <w:i/>
      <w:iCs/>
      <w:color w:val="4F81BD"/>
      <w:sz w:val="24"/>
      <w:szCs w:val="22"/>
      <w:lang w:val="en-GB" w:eastAsia="en-US"/>
    </w:rPr>
  </w:style>
  <w:style w:type="paragraph" w:styleId="FootnoteText">
    <w:name w:val="footnote text"/>
    <w:basedOn w:val="Normal"/>
    <w:link w:val="FootnoteTextChar"/>
    <w:uiPriority w:val="99"/>
    <w:rsid w:val="003B62DB"/>
    <w:rPr>
      <w:rFonts w:ascii="Arial" w:eastAsia="Times New Roman" w:hAnsi="Arial"/>
      <w:sz w:val="20"/>
      <w:szCs w:val="20"/>
      <w:lang w:val="en-US"/>
    </w:rPr>
  </w:style>
  <w:style w:type="character" w:customStyle="1" w:styleId="FootnoteTextChar">
    <w:name w:val="Footnote Text Char"/>
    <w:link w:val="FootnoteText"/>
    <w:uiPriority w:val="99"/>
    <w:rsid w:val="003B62DB"/>
    <w:rPr>
      <w:rFonts w:ascii="Arial" w:eastAsia="Times New Roman" w:hAnsi="Arial"/>
      <w:lang w:val="en-US" w:eastAsia="en-US"/>
    </w:rPr>
  </w:style>
  <w:style w:type="character" w:styleId="FootnoteReference">
    <w:name w:val="footnote reference"/>
    <w:uiPriority w:val="99"/>
    <w:rsid w:val="003B62DB"/>
    <w:rPr>
      <w:rFonts w:cs="Times New Roman"/>
      <w:vertAlign w:val="superscript"/>
    </w:rPr>
  </w:style>
  <w:style w:type="character" w:styleId="CommentReference">
    <w:name w:val="annotation reference"/>
    <w:uiPriority w:val="99"/>
    <w:rsid w:val="003B62DB"/>
    <w:rPr>
      <w:rFonts w:cs="Times New Roman"/>
      <w:sz w:val="16"/>
    </w:rPr>
  </w:style>
  <w:style w:type="paragraph" w:styleId="CommentText">
    <w:name w:val="annotation text"/>
    <w:basedOn w:val="Normal"/>
    <w:link w:val="CommentTextChar"/>
    <w:uiPriority w:val="99"/>
    <w:rsid w:val="003B62DB"/>
    <w:rPr>
      <w:rFonts w:ascii="Arial" w:eastAsia="Times New Roman" w:hAnsi="Arial"/>
      <w:sz w:val="20"/>
      <w:szCs w:val="20"/>
      <w:lang w:val="en-US"/>
    </w:rPr>
  </w:style>
  <w:style w:type="character" w:customStyle="1" w:styleId="CommentTextChar">
    <w:name w:val="Comment Text Char"/>
    <w:link w:val="CommentText"/>
    <w:uiPriority w:val="99"/>
    <w:rsid w:val="003B62DB"/>
    <w:rPr>
      <w:rFonts w:ascii="Arial" w:eastAsia="Times New Roman" w:hAnsi="Arial"/>
      <w:lang w:val="en-US" w:eastAsia="en-US"/>
    </w:rPr>
  </w:style>
  <w:style w:type="paragraph" w:styleId="EndnoteText">
    <w:name w:val="endnote text"/>
    <w:basedOn w:val="Normal"/>
    <w:link w:val="EndnoteTextChar"/>
    <w:rsid w:val="00CA702D"/>
    <w:rPr>
      <w:szCs w:val="24"/>
    </w:rPr>
  </w:style>
  <w:style w:type="character" w:customStyle="1" w:styleId="citation">
    <w:name w:val="citation"/>
    <w:uiPriority w:val="99"/>
    <w:rsid w:val="003B62DB"/>
  </w:style>
  <w:style w:type="character" w:customStyle="1" w:styleId="st1">
    <w:name w:val="st1"/>
    <w:uiPriority w:val="99"/>
    <w:rsid w:val="003B62DB"/>
    <w:rPr>
      <w:rFonts w:cs="Times New Roman"/>
    </w:rPr>
  </w:style>
  <w:style w:type="paragraph" w:customStyle="1" w:styleId="ownheading3">
    <w:name w:val="own heading 3"/>
    <w:basedOn w:val="Heading3"/>
    <w:qFormat/>
    <w:rsid w:val="003B62DB"/>
    <w:pPr>
      <w:keepLines w:val="0"/>
      <w:numPr>
        <w:ilvl w:val="2"/>
      </w:numPr>
      <w:spacing w:before="240" w:after="60"/>
      <w:ind w:left="720" w:hanging="720"/>
    </w:pPr>
    <w:rPr>
      <w:rFonts w:ascii="Times New Roman" w:hAnsi="Times New Roman"/>
    </w:rPr>
  </w:style>
  <w:style w:type="character" w:customStyle="1" w:styleId="EndnoteTextChar">
    <w:name w:val="Endnote Text Char"/>
    <w:link w:val="EndnoteText"/>
    <w:rsid w:val="00CA702D"/>
    <w:rPr>
      <w:rFonts w:ascii="Times New Roman" w:hAnsi="Times New Roman"/>
      <w:sz w:val="24"/>
      <w:szCs w:val="24"/>
      <w:lang w:val="en-GB" w:eastAsia="en-US"/>
    </w:rPr>
  </w:style>
  <w:style w:type="character" w:styleId="EndnoteReference">
    <w:name w:val="endnote reference"/>
    <w:rsid w:val="00CA702D"/>
    <w:rPr>
      <w:vertAlign w:val="superscript"/>
    </w:rPr>
  </w:style>
  <w:style w:type="paragraph" w:customStyle="1" w:styleId="ColorfulList-Accent11">
    <w:name w:val="Colorful List - Accent 11"/>
    <w:basedOn w:val="Normal"/>
    <w:qFormat/>
    <w:rsid w:val="007C6006"/>
    <w:pPr>
      <w:ind w:left="720"/>
      <w:contextualSpacing/>
    </w:pPr>
  </w:style>
  <w:style w:type="table" w:styleId="TableSimple2">
    <w:name w:val="Table Simple 2"/>
    <w:basedOn w:val="TableNormal"/>
    <w:rsid w:val="00CF137E"/>
    <w:pPr>
      <w:jc w:val="both"/>
    </w:pPr>
    <w:tblPr>
      <w:tblInd w:w="0" w:type="dxa"/>
      <w:tblCellMar>
        <w:top w:w="0" w:type="dxa"/>
        <w:left w:w="108" w:type="dxa"/>
        <w:bottom w:w="0" w:type="dxa"/>
        <w:right w:w="108" w:type="dxa"/>
      </w:tblCellMa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auto"/>
        </w:tcBorders>
      </w:tcPr>
    </w:tblStylePr>
    <w:tblStylePr w:type="swCell">
      <w:rPr>
        <w:b/>
        <w:bCs/>
      </w:rPr>
      <w:tblPr/>
      <w:tcPr>
        <w:tcBorders>
          <w:top w:val="none" w:sz="0" w:space="0" w:color="auto"/>
        </w:tcBorders>
      </w:tcPr>
    </w:tblStylePr>
  </w:style>
  <w:style w:type="table" w:styleId="TableSubtle1">
    <w:name w:val="Table Subtle 1"/>
    <w:basedOn w:val="TableNormal"/>
    <w:rsid w:val="00CF137E"/>
    <w:pPr>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List3">
    <w:name w:val="Table List 3"/>
    <w:basedOn w:val="TableNormal"/>
    <w:rsid w:val="00CF137E"/>
    <w:pPr>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5">
    <w:name w:val="Table List 5"/>
    <w:basedOn w:val="TableNormal"/>
    <w:rsid w:val="00CF137E"/>
    <w:pPr>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Subtle2">
    <w:name w:val="Table Subtle 2"/>
    <w:basedOn w:val="TableNormal"/>
    <w:rsid w:val="00211A6F"/>
    <w:pPr>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Classic1">
    <w:name w:val="Table Classic 1"/>
    <w:basedOn w:val="TableNormal"/>
    <w:rsid w:val="00211A6F"/>
    <w:pPr>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paragraph" w:styleId="Caption">
    <w:name w:val="caption"/>
    <w:basedOn w:val="Normal"/>
    <w:next w:val="Normal"/>
    <w:uiPriority w:val="99"/>
    <w:qFormat/>
    <w:rsid w:val="00211A6F"/>
    <w:pPr>
      <w:spacing w:after="200"/>
    </w:pPr>
    <w:rPr>
      <w:b/>
      <w:bCs/>
      <w:color w:val="4F81BD"/>
      <w:sz w:val="18"/>
      <w:szCs w:val="18"/>
    </w:rPr>
  </w:style>
  <w:style w:type="paragraph" w:styleId="CommentSubject">
    <w:name w:val="annotation subject"/>
    <w:basedOn w:val="CommentText"/>
    <w:next w:val="CommentText"/>
    <w:link w:val="CommentSubjectChar"/>
    <w:rsid w:val="00636F1B"/>
    <w:rPr>
      <w:rFonts w:ascii="Times New Roman" w:eastAsia="Calibri" w:hAnsi="Times New Roman"/>
      <w:b/>
      <w:bCs/>
      <w:lang w:val="en-GB"/>
    </w:rPr>
  </w:style>
  <w:style w:type="character" w:customStyle="1" w:styleId="CommentSubjectChar">
    <w:name w:val="Comment Subject Char"/>
    <w:link w:val="CommentSubject"/>
    <w:rsid w:val="00636F1B"/>
    <w:rPr>
      <w:rFonts w:ascii="Times New Roman" w:eastAsia="Times New Roman" w:hAnsi="Times New Roman"/>
      <w:b/>
      <w:bCs/>
      <w:lang w:val="en-GB" w:eastAsia="en-US"/>
    </w:rPr>
  </w:style>
  <w:style w:type="paragraph" w:styleId="NormalWeb">
    <w:name w:val="Normal (Web)"/>
    <w:basedOn w:val="Normal"/>
    <w:uiPriority w:val="99"/>
    <w:unhideWhenUsed/>
    <w:rsid w:val="00CB276C"/>
    <w:pPr>
      <w:spacing w:before="100" w:beforeAutospacing="1" w:after="100" w:afterAutospacing="1"/>
      <w:jc w:val="left"/>
    </w:pPr>
    <w:rPr>
      <w:rFonts w:ascii="Times" w:eastAsia="MS Mincho" w:hAnsi="Times"/>
      <w:sz w:val="20"/>
      <w:szCs w:val="20"/>
      <w:lang w:val="en-US"/>
    </w:rPr>
  </w:style>
  <w:style w:type="character" w:customStyle="1" w:styleId="tm">
    <w:name w:val="tm"/>
    <w:rsid w:val="00FD2A80"/>
  </w:style>
  <w:style w:type="character" w:styleId="Strong">
    <w:name w:val="Strong"/>
    <w:qFormat/>
    <w:rsid w:val="00F52475"/>
    <w:rPr>
      <w:b/>
      <w:bCs/>
    </w:rPr>
  </w:style>
  <w:style w:type="paragraph" w:customStyle="1" w:styleId="ColorfulShading-Accent11">
    <w:name w:val="Colorful Shading - Accent 11"/>
    <w:hidden/>
    <w:rsid w:val="00CF21FF"/>
    <w:rPr>
      <w:rFonts w:ascii="Times New Roman" w:hAnsi="Times New Roman"/>
      <w:sz w:val="24"/>
      <w:szCs w:val="22"/>
      <w:lang w:val="en-GB"/>
    </w:rPr>
  </w:style>
  <w:style w:type="paragraph" w:customStyle="1" w:styleId="western1">
    <w:name w:val="western1"/>
    <w:basedOn w:val="Normal"/>
    <w:rsid w:val="00063F48"/>
    <w:pPr>
      <w:spacing w:before="100" w:beforeAutospacing="1"/>
      <w:jc w:val="left"/>
    </w:pPr>
    <w:rPr>
      <w:rFonts w:ascii="Tahoma" w:hAnsi="Tahoma" w:cs="Tahoma"/>
      <w:sz w:val="20"/>
      <w:szCs w:val="20"/>
      <w:lang w:val="en-US"/>
    </w:rPr>
  </w:style>
  <w:style w:type="paragraph" w:styleId="Footer">
    <w:name w:val="footer"/>
    <w:basedOn w:val="Normal"/>
    <w:link w:val="FooterChar"/>
    <w:uiPriority w:val="99"/>
    <w:rsid w:val="003D7F84"/>
    <w:pPr>
      <w:tabs>
        <w:tab w:val="center" w:pos="4320"/>
        <w:tab w:val="right" w:pos="8640"/>
      </w:tabs>
    </w:pPr>
  </w:style>
  <w:style w:type="character" w:customStyle="1" w:styleId="FooterChar">
    <w:name w:val="Footer Char"/>
    <w:link w:val="Footer"/>
    <w:uiPriority w:val="99"/>
    <w:rsid w:val="003D7F84"/>
    <w:rPr>
      <w:rFonts w:ascii="Times New Roman" w:hAnsi="Times New Roman"/>
      <w:sz w:val="24"/>
      <w:szCs w:val="22"/>
      <w:lang w:val="en-GB"/>
    </w:rPr>
  </w:style>
  <w:style w:type="character" w:styleId="PageNumber">
    <w:name w:val="page number"/>
    <w:basedOn w:val="DefaultParagraphFont"/>
    <w:rsid w:val="003D7F84"/>
  </w:style>
  <w:style w:type="paragraph" w:customStyle="1" w:styleId="Default">
    <w:name w:val="Default"/>
    <w:rsid w:val="007E5261"/>
    <w:pPr>
      <w:widowControl w:val="0"/>
    </w:pPr>
    <w:rPr>
      <w:rFonts w:ascii="Times New Roman" w:eastAsia="ヒラギノ角ゴ Pro W3" w:hAnsi="Times New Roman"/>
      <w:color w:val="000000"/>
      <w:sz w:val="24"/>
    </w:rPr>
  </w:style>
  <w:style w:type="paragraph" w:customStyle="1" w:styleId="MediumList2-Accent21">
    <w:name w:val="Medium List 2 - Accent 21"/>
    <w:hidden/>
    <w:uiPriority w:val="71"/>
    <w:rsid w:val="006900B0"/>
    <w:rPr>
      <w:rFonts w:ascii="Times New Roman" w:hAnsi="Times New Roman"/>
      <w:sz w:val="24"/>
      <w:szCs w:val="22"/>
      <w:lang w:val="en-GB"/>
    </w:rPr>
  </w:style>
  <w:style w:type="paragraph" w:customStyle="1" w:styleId="ColorfulShading-Accent12">
    <w:name w:val="Colorful Shading - Accent 12"/>
    <w:hidden/>
    <w:uiPriority w:val="71"/>
    <w:rsid w:val="0024424D"/>
    <w:rPr>
      <w:rFonts w:ascii="Times New Roman" w:hAnsi="Times New Roman"/>
      <w:sz w:val="24"/>
      <w:szCs w:val="22"/>
      <w:lang w:val="en-GB"/>
    </w:rPr>
  </w:style>
  <w:style w:type="paragraph" w:styleId="Header">
    <w:name w:val="header"/>
    <w:basedOn w:val="Normal"/>
    <w:link w:val="HeaderChar"/>
    <w:rsid w:val="009D351A"/>
    <w:pPr>
      <w:tabs>
        <w:tab w:val="center" w:pos="4680"/>
        <w:tab w:val="right" w:pos="9360"/>
      </w:tabs>
    </w:pPr>
  </w:style>
  <w:style w:type="character" w:customStyle="1" w:styleId="HeaderChar">
    <w:name w:val="Header Char"/>
    <w:link w:val="Header"/>
    <w:rsid w:val="009D351A"/>
    <w:rPr>
      <w:rFonts w:ascii="Times New Roman" w:hAnsi="Times New Roman"/>
      <w:sz w:val="24"/>
      <w:szCs w:val="22"/>
      <w:lang w:val="en-GB"/>
    </w:rPr>
  </w:style>
  <w:style w:type="paragraph" w:styleId="Revision">
    <w:name w:val="Revision"/>
    <w:hidden/>
    <w:uiPriority w:val="71"/>
    <w:rsid w:val="00A449FA"/>
    <w:rPr>
      <w:rFonts w:ascii="Times New Roman" w:hAnsi="Times New Roman"/>
      <w:sz w:val="24"/>
      <w:szCs w:val="22"/>
      <w:lang w:val="en-GB"/>
    </w:rPr>
  </w:style>
  <w:style w:type="character" w:styleId="FollowedHyperlink">
    <w:name w:val="FollowedHyperlink"/>
    <w:basedOn w:val="DefaultParagraphFont"/>
    <w:rsid w:val="00AD155B"/>
    <w:rPr>
      <w:color w:val="800080" w:themeColor="followedHyperlink"/>
      <w:u w:val="single"/>
    </w:rPr>
  </w:style>
  <w:style w:type="table" w:styleId="LightList">
    <w:name w:val="Light List"/>
    <w:basedOn w:val="TableNormal"/>
    <w:uiPriority w:val="61"/>
    <w:rsid w:val="008F6F12"/>
    <w:rPr>
      <w:rFonts w:ascii="Cambria" w:eastAsia="MS ??" w:hAnsi="Cambria"/>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6320651">
      <w:bodyDiv w:val="1"/>
      <w:marLeft w:val="0"/>
      <w:marRight w:val="0"/>
      <w:marTop w:val="0"/>
      <w:marBottom w:val="0"/>
      <w:divBdr>
        <w:top w:val="none" w:sz="0" w:space="0" w:color="auto"/>
        <w:left w:val="none" w:sz="0" w:space="0" w:color="auto"/>
        <w:bottom w:val="none" w:sz="0" w:space="0" w:color="auto"/>
        <w:right w:val="none" w:sz="0" w:space="0" w:color="auto"/>
      </w:divBdr>
    </w:div>
    <w:div w:id="465588661">
      <w:bodyDiv w:val="1"/>
      <w:marLeft w:val="0"/>
      <w:marRight w:val="0"/>
      <w:marTop w:val="0"/>
      <w:marBottom w:val="0"/>
      <w:divBdr>
        <w:top w:val="none" w:sz="0" w:space="0" w:color="auto"/>
        <w:left w:val="none" w:sz="0" w:space="0" w:color="auto"/>
        <w:bottom w:val="none" w:sz="0" w:space="0" w:color="auto"/>
        <w:right w:val="none" w:sz="0" w:space="0" w:color="auto"/>
      </w:divBdr>
    </w:div>
    <w:div w:id="799613000">
      <w:bodyDiv w:val="1"/>
      <w:marLeft w:val="0"/>
      <w:marRight w:val="0"/>
      <w:marTop w:val="0"/>
      <w:marBottom w:val="0"/>
      <w:divBdr>
        <w:top w:val="none" w:sz="0" w:space="0" w:color="auto"/>
        <w:left w:val="none" w:sz="0" w:space="0" w:color="auto"/>
        <w:bottom w:val="none" w:sz="0" w:space="0" w:color="auto"/>
        <w:right w:val="none" w:sz="0" w:space="0" w:color="auto"/>
      </w:divBdr>
    </w:div>
    <w:div w:id="1149978419">
      <w:bodyDiv w:val="1"/>
      <w:marLeft w:val="0"/>
      <w:marRight w:val="0"/>
      <w:marTop w:val="0"/>
      <w:marBottom w:val="0"/>
      <w:divBdr>
        <w:top w:val="none" w:sz="0" w:space="0" w:color="auto"/>
        <w:left w:val="none" w:sz="0" w:space="0" w:color="auto"/>
        <w:bottom w:val="none" w:sz="0" w:space="0" w:color="auto"/>
        <w:right w:val="none" w:sz="0" w:space="0" w:color="auto"/>
      </w:divBdr>
    </w:div>
    <w:div w:id="1286037950">
      <w:bodyDiv w:val="1"/>
      <w:marLeft w:val="0"/>
      <w:marRight w:val="0"/>
      <w:marTop w:val="0"/>
      <w:marBottom w:val="0"/>
      <w:divBdr>
        <w:top w:val="none" w:sz="0" w:space="0" w:color="auto"/>
        <w:left w:val="none" w:sz="0" w:space="0" w:color="auto"/>
        <w:bottom w:val="none" w:sz="0" w:space="0" w:color="auto"/>
        <w:right w:val="none" w:sz="0" w:space="0" w:color="auto"/>
      </w:divBdr>
    </w:div>
    <w:div w:id="1630820733">
      <w:bodyDiv w:val="1"/>
      <w:marLeft w:val="0"/>
      <w:marRight w:val="0"/>
      <w:marTop w:val="0"/>
      <w:marBottom w:val="0"/>
      <w:divBdr>
        <w:top w:val="none" w:sz="0" w:space="0" w:color="auto"/>
        <w:left w:val="none" w:sz="0" w:space="0" w:color="auto"/>
        <w:bottom w:val="none" w:sz="0" w:space="0" w:color="auto"/>
        <w:right w:val="none" w:sz="0" w:space="0" w:color="auto"/>
      </w:divBdr>
    </w:div>
    <w:div w:id="2076469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wm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vivoweb.org/conference2012" TargetMode="External"/></Relationships>
</file>

<file path=word/_rels/endnotes.xml.rels><?xml version="1.0" encoding="UTF-8" standalone="yes"?>
<Relationships xmlns="http://schemas.openxmlformats.org/package/2006/relationships"><Relationship Id="rId1" Type="http://schemas.openxmlformats.org/officeDocument/2006/relationships/hyperlink" Target="http://en.wikipedia.org/wiki/Medieval_literat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queline%20leta\Meus%20documentos\Jacqueline%20-%20ISSI%202009\ISSI2009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B75B32-C91D-4822-97D2-8ED5B183E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ISSI2009template</Template>
  <TotalTime>0</TotalTime>
  <Pages>14</Pages>
  <Words>6351</Words>
  <Characters>36207</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DANS, the Netherlands</Company>
  <LinksUpToDate>false</LinksUpToDate>
  <CharactersWithSpaces>42474</CharactersWithSpaces>
  <SharedDoc>false</SharedDoc>
  <HyperlinkBase/>
  <HLinks>
    <vt:vector size="36" baseType="variant">
      <vt:variant>
        <vt:i4>4522015</vt:i4>
      </vt:variant>
      <vt:variant>
        <vt:i4>66</vt:i4>
      </vt:variant>
      <vt:variant>
        <vt:i4>0</vt:i4>
      </vt:variant>
      <vt:variant>
        <vt:i4>5</vt:i4>
      </vt:variant>
      <vt:variant>
        <vt:lpwstr>http://arxiv.org/abs/1010.352</vt:lpwstr>
      </vt:variant>
      <vt:variant>
        <vt:lpwstr/>
      </vt:variant>
      <vt:variant>
        <vt:i4>1441853</vt:i4>
      </vt:variant>
      <vt:variant>
        <vt:i4>63</vt:i4>
      </vt:variant>
      <vt:variant>
        <vt:i4>0</vt:i4>
      </vt:variant>
      <vt:variant>
        <vt:i4>5</vt:i4>
      </vt:variant>
      <vt:variant>
        <vt:lpwstr>http://cns.iu.edu/research/2012_NARCIS.pdf</vt:lpwstr>
      </vt:variant>
      <vt:variant>
        <vt:lpwstr/>
      </vt:variant>
      <vt:variant>
        <vt:i4>5963865</vt:i4>
      </vt:variant>
      <vt:variant>
        <vt:i4>60</vt:i4>
      </vt:variant>
      <vt:variant>
        <vt:i4>0</vt:i4>
      </vt:variant>
      <vt:variant>
        <vt:i4>5</vt:i4>
      </vt:variant>
      <vt:variant>
        <vt:lpwstr>http://vivoweb.org/conference2012</vt:lpwstr>
      </vt:variant>
      <vt:variant>
        <vt:lpwstr/>
      </vt:variant>
      <vt:variant>
        <vt:i4>5373977</vt:i4>
      </vt:variant>
      <vt:variant>
        <vt:i4>57</vt:i4>
      </vt:variant>
      <vt:variant>
        <vt:i4>0</vt:i4>
      </vt:variant>
      <vt:variant>
        <vt:i4>5</vt:i4>
      </vt:variant>
      <vt:variant>
        <vt:lpwstr>http://link.springer.com/content/pdf/10.1007%2Fs11192-012-0783-9</vt:lpwstr>
      </vt:variant>
      <vt:variant>
        <vt:lpwstr/>
      </vt:variant>
      <vt:variant>
        <vt:i4>2818171</vt:i4>
      </vt:variant>
      <vt:variant>
        <vt:i4>54</vt:i4>
      </vt:variant>
      <vt:variant>
        <vt:i4>0</vt:i4>
      </vt:variant>
      <vt:variant>
        <vt:i4>5</vt:i4>
      </vt:variant>
      <vt:variant>
        <vt:lpwstr>http://depot.knaw.nl/5628/</vt:lpwstr>
      </vt:variant>
      <vt:variant>
        <vt:lpwstr/>
      </vt:variant>
      <vt:variant>
        <vt:i4>5701725</vt:i4>
      </vt:variant>
      <vt:variant>
        <vt:i4>0</vt:i4>
      </vt:variant>
      <vt:variant>
        <vt:i4>0</vt:i4>
      </vt:variant>
      <vt:variant>
        <vt:i4>5</vt:i4>
      </vt:variant>
      <vt:variant>
        <vt:lpwstr>http://www.info.sciverse.com/scopus/about</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ISSI2013 contribution</dc:subject>
  <dc:creator>Linda Reijnhoudt</dc:creator>
  <cp:lastModifiedBy>Katy Borner</cp:lastModifiedBy>
  <cp:revision>2</cp:revision>
  <cp:lastPrinted>2013-11-18T09:20:00Z</cp:lastPrinted>
  <dcterms:created xsi:type="dcterms:W3CDTF">2014-02-04T14:31:00Z</dcterms:created>
  <dcterms:modified xsi:type="dcterms:W3CDTF">2014-02-04T14:31:00Z</dcterms:modified>
</cp:coreProperties>
</file>